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B2454" w14:textId="6D01AA2D" w:rsidR="00A11CF6" w:rsidRPr="00BC4E0E" w:rsidRDefault="00A11CF6" w:rsidP="00A11CF6">
      <w:pPr>
        <w:pStyle w:val="MDPI11articletype"/>
      </w:pPr>
      <w:bookmarkStart w:id="0" w:name="_Hlk174309709"/>
      <w:bookmarkEnd w:id="0"/>
      <w:r w:rsidRPr="00BC4E0E">
        <w:t>Article</w:t>
      </w:r>
    </w:p>
    <w:p w14:paraId="24457B1F" w14:textId="77777777" w:rsidR="009240F4" w:rsidRPr="002F3263" w:rsidRDefault="009240F4" w:rsidP="002F3263">
      <w:pPr>
        <w:spacing w:after="240"/>
        <w:jc w:val="left"/>
        <w:rPr>
          <w:rFonts w:eastAsia="Times New Roman"/>
          <w:b/>
          <w:bCs/>
          <w:sz w:val="36"/>
          <w:szCs w:val="36"/>
        </w:rPr>
      </w:pPr>
      <w:r w:rsidRPr="002F3263">
        <w:rPr>
          <w:rFonts w:eastAsia="Times New Roman"/>
          <w:b/>
          <w:bCs/>
          <w:sz w:val="36"/>
          <w:szCs w:val="36"/>
        </w:rPr>
        <w:t>Analysis of Voltage Deviation Improvement in Microgrid Operation through Demand Response using Imperialist Competitive and Genetic Algorithms</w:t>
      </w:r>
    </w:p>
    <w:p w14:paraId="5AC64679" w14:textId="0C50F55B" w:rsidR="00C35A6C" w:rsidRPr="00BC4E0E" w:rsidRDefault="009240F4" w:rsidP="00A11CF6">
      <w:pPr>
        <w:pStyle w:val="MDPI13authornames"/>
      </w:pPr>
      <w:r w:rsidRPr="00BC4E0E">
        <w:t>Mahdi Ghaffari</w:t>
      </w:r>
      <w:r w:rsidR="00A11CF6" w:rsidRPr="00BC4E0E">
        <w:t xml:space="preserve"> </w:t>
      </w:r>
      <w:r w:rsidR="00A11CF6" w:rsidRPr="00BC4E0E">
        <w:rPr>
          <w:vertAlign w:val="superscript"/>
        </w:rPr>
        <w:t>1</w:t>
      </w:r>
      <w:r w:rsidR="00A11CF6" w:rsidRPr="00BC4E0E">
        <w:t xml:space="preserve">, </w:t>
      </w:r>
      <w:r w:rsidRPr="00BC4E0E">
        <w:t>Hamed H.</w:t>
      </w:r>
      <w:r w:rsidR="000C2082">
        <w:t xml:space="preserve"> </w:t>
      </w:r>
      <w:r w:rsidRPr="00BC4E0E">
        <w:t>Aly</w:t>
      </w:r>
      <w:r w:rsidR="00A11CF6" w:rsidRPr="00BC4E0E">
        <w:t xml:space="preserve"> </w:t>
      </w:r>
      <w:proofErr w:type="gramStart"/>
      <w:r w:rsidR="00A11CF6" w:rsidRPr="00BC4E0E">
        <w:rPr>
          <w:vertAlign w:val="superscript"/>
        </w:rPr>
        <w:t>2</w:t>
      </w:r>
      <w:r w:rsidR="002F3263">
        <w:rPr>
          <w:vertAlign w:val="superscript"/>
        </w:rPr>
        <w:t>,</w:t>
      </w:r>
      <w:r w:rsidR="00A11CF6" w:rsidRPr="00BC4E0E">
        <w:t>*</w:t>
      </w:r>
      <w:proofErr w:type="gramEnd"/>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C35A6C" w:rsidRPr="00BC4E0E" w14:paraId="16DD40A8" w14:textId="77777777" w:rsidTr="0011332D">
        <w:tc>
          <w:tcPr>
            <w:tcW w:w="2410" w:type="dxa"/>
            <w:shd w:val="clear" w:color="auto" w:fill="auto"/>
          </w:tcPr>
          <w:p w14:paraId="038A8479" w14:textId="77777777" w:rsidR="00C35A6C" w:rsidRPr="00BC4E0E" w:rsidRDefault="00C35A6C" w:rsidP="0011332D">
            <w:pPr>
              <w:pStyle w:val="MDPI61Citation"/>
              <w:spacing w:after="120" w:line="240" w:lineRule="exact"/>
            </w:pPr>
            <w:r w:rsidRPr="00BC4E0E">
              <w:rPr>
                <w:b/>
              </w:rPr>
              <w:t xml:space="preserve">Citation: </w:t>
            </w:r>
            <w:r w:rsidRPr="00BC4E0E">
              <w:t>To be added by editorial staff during production.</w:t>
            </w:r>
          </w:p>
          <w:p w14:paraId="7408DABD" w14:textId="77777777" w:rsidR="00C35A6C" w:rsidRPr="00BC4E0E" w:rsidRDefault="00C35A6C" w:rsidP="0011332D">
            <w:pPr>
              <w:pStyle w:val="MDPI14history"/>
              <w:spacing w:before="120" w:after="120"/>
              <w:rPr>
                <w:rFonts w:eastAsia="SimSun" w:cs="SimSun"/>
                <w:lang w:eastAsia="zh-CN"/>
              </w:rPr>
            </w:pPr>
            <w:r w:rsidRPr="00BC4E0E">
              <w:t xml:space="preserve">Academic Editor: </w:t>
            </w:r>
            <w:proofErr w:type="spellStart"/>
            <w:r w:rsidRPr="00BC4E0E">
              <w:t>Firstname</w:t>
            </w:r>
            <w:proofErr w:type="spellEnd"/>
            <w:r w:rsidRPr="00BC4E0E">
              <w:t xml:space="preserve"> Lastname</w:t>
            </w:r>
          </w:p>
          <w:p w14:paraId="12BC7B20" w14:textId="77777777" w:rsidR="00C35A6C" w:rsidRPr="00BC4E0E" w:rsidRDefault="00C35A6C" w:rsidP="0011332D">
            <w:pPr>
              <w:pStyle w:val="MDPI14history"/>
              <w:spacing w:before="120"/>
              <w:rPr>
                <w:rFonts w:eastAsia="SimSun" w:cs="SimSun"/>
              </w:rPr>
            </w:pPr>
            <w:r w:rsidRPr="00BC4E0E">
              <w:rPr>
                <w:szCs w:val="14"/>
              </w:rPr>
              <w:t>Received: date</w:t>
            </w:r>
          </w:p>
          <w:p w14:paraId="63CC34D8" w14:textId="77777777" w:rsidR="00C35A6C" w:rsidRPr="00BC4E0E" w:rsidRDefault="00C35A6C" w:rsidP="0011332D">
            <w:pPr>
              <w:pStyle w:val="MDPI14history"/>
              <w:rPr>
                <w:szCs w:val="14"/>
              </w:rPr>
            </w:pPr>
            <w:r w:rsidRPr="00BC4E0E">
              <w:rPr>
                <w:szCs w:val="14"/>
              </w:rPr>
              <w:t>Revised: date</w:t>
            </w:r>
          </w:p>
          <w:p w14:paraId="2C14217B" w14:textId="77777777" w:rsidR="00C35A6C" w:rsidRPr="00BC4E0E" w:rsidRDefault="00C35A6C" w:rsidP="0011332D">
            <w:pPr>
              <w:pStyle w:val="MDPI14history"/>
              <w:rPr>
                <w:szCs w:val="14"/>
              </w:rPr>
            </w:pPr>
            <w:r w:rsidRPr="00BC4E0E">
              <w:rPr>
                <w:szCs w:val="14"/>
              </w:rPr>
              <w:t>Accepted: date</w:t>
            </w:r>
          </w:p>
          <w:p w14:paraId="1B552B73" w14:textId="77777777" w:rsidR="00C35A6C" w:rsidRPr="00BC4E0E" w:rsidRDefault="00C35A6C" w:rsidP="0011332D">
            <w:pPr>
              <w:pStyle w:val="MDPI14history"/>
              <w:spacing w:after="120"/>
              <w:rPr>
                <w:szCs w:val="14"/>
              </w:rPr>
            </w:pPr>
            <w:r w:rsidRPr="00BC4E0E">
              <w:rPr>
                <w:szCs w:val="14"/>
              </w:rPr>
              <w:t>Published: date</w:t>
            </w:r>
          </w:p>
          <w:p w14:paraId="2D70A45C" w14:textId="77777777" w:rsidR="00C35A6C" w:rsidRPr="00BC4E0E" w:rsidRDefault="00C35A6C" w:rsidP="0011332D">
            <w:pPr>
              <w:adjustRightInd w:val="0"/>
              <w:snapToGrid w:val="0"/>
              <w:spacing w:before="120" w:line="240" w:lineRule="atLeast"/>
              <w:ind w:right="113"/>
              <w:jc w:val="left"/>
              <w:rPr>
                <w:rFonts w:eastAsia="DengXian"/>
                <w:bCs/>
                <w:sz w:val="14"/>
                <w:szCs w:val="14"/>
                <w:lang w:bidi="en-US"/>
              </w:rPr>
            </w:pPr>
            <w:r w:rsidRPr="00BC4E0E">
              <w:rPr>
                <w:rFonts w:eastAsia="DengXian"/>
                <w:noProof/>
              </w:rPr>
              <w:drawing>
                <wp:inline distT="0" distB="0" distL="0" distR="0" wp14:anchorId="09F0C6F6" wp14:editId="750D807D">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555E1F22" w14:textId="77777777" w:rsidR="00C35A6C" w:rsidRPr="00BC4E0E" w:rsidRDefault="00C35A6C" w:rsidP="00E47CE8">
            <w:pPr>
              <w:pStyle w:val="MDPI72Copyright"/>
              <w:rPr>
                <w:rFonts w:eastAsia="DengXian"/>
                <w:lang w:bidi="en-US"/>
              </w:rPr>
            </w:pPr>
            <w:r w:rsidRPr="00BC4E0E">
              <w:rPr>
                <w:rFonts w:eastAsia="DengXian"/>
                <w:b/>
                <w:lang w:bidi="en-US"/>
              </w:rPr>
              <w:t>Copyright:</w:t>
            </w:r>
            <w:r w:rsidRPr="00BC4E0E">
              <w:rPr>
                <w:rFonts w:eastAsia="DengXian"/>
                <w:lang w:bidi="en-US"/>
              </w:rPr>
              <w:t xml:space="preserve"> </w:t>
            </w:r>
            <w:r w:rsidR="00DF7BCE" w:rsidRPr="00BC4E0E">
              <w:rPr>
                <w:rFonts w:eastAsia="DengXian"/>
                <w:lang w:bidi="en-US"/>
              </w:rPr>
              <w:t>© 2024 by the</w:t>
            </w:r>
            <w:r w:rsidRPr="00BC4E0E">
              <w:rPr>
                <w:rFonts w:eastAsia="DengXian"/>
                <w:lang w:bidi="en-US"/>
              </w:rPr>
              <w:t xml:space="preserve"> authors. Submitted for possible open access publication under the terms and conditions of the Creative Commons Attribution (CC BY) license (https://creativecommons.org/licenses/by/4.0/).</w:t>
            </w:r>
          </w:p>
        </w:tc>
      </w:tr>
    </w:tbl>
    <w:p w14:paraId="410636B0" w14:textId="453800CC" w:rsidR="00A11CF6" w:rsidRPr="00537F50" w:rsidRDefault="00F848A6" w:rsidP="00A11CF6">
      <w:pPr>
        <w:pStyle w:val="MDPI16affiliation"/>
      </w:pPr>
      <w:r w:rsidRPr="00537F50">
        <w:rPr>
          <w:vertAlign w:val="superscript"/>
        </w:rPr>
        <w:t>1</w:t>
      </w:r>
      <w:r w:rsidR="00A11CF6" w:rsidRPr="00537F50">
        <w:tab/>
      </w:r>
      <w:r w:rsidR="002F3263" w:rsidRPr="00537F50">
        <w:t>m</w:t>
      </w:r>
      <w:r w:rsidR="009240F4" w:rsidRPr="00537F50">
        <w:t>ahdi.</w:t>
      </w:r>
      <w:r w:rsidR="002F3263" w:rsidRPr="00537F50">
        <w:t>g</w:t>
      </w:r>
      <w:r w:rsidR="009240F4" w:rsidRPr="00537F50">
        <w:t>haffari@dal.ca</w:t>
      </w:r>
    </w:p>
    <w:p w14:paraId="266CC69F" w14:textId="34499AAE" w:rsidR="00A11CF6" w:rsidRDefault="00A11CF6" w:rsidP="00A11CF6">
      <w:pPr>
        <w:pStyle w:val="MDPI16affiliation"/>
        <w:rPr>
          <w:lang w:val="en-CA"/>
        </w:rPr>
      </w:pPr>
      <w:proofErr w:type="gramStart"/>
      <w:r w:rsidRPr="00A03F6E">
        <w:rPr>
          <w:vertAlign w:val="superscript"/>
          <w:lang w:val="en-CA"/>
        </w:rPr>
        <w:t>2</w:t>
      </w:r>
      <w:r w:rsidR="002F3263" w:rsidRPr="00A03F6E">
        <w:rPr>
          <w:vertAlign w:val="superscript"/>
          <w:lang w:val="en-CA"/>
        </w:rPr>
        <w:t>,*</w:t>
      </w:r>
      <w:proofErr w:type="gramEnd"/>
      <w:r w:rsidRPr="00A03F6E">
        <w:rPr>
          <w:lang w:val="en-CA"/>
        </w:rPr>
        <w:tab/>
      </w:r>
      <w:r w:rsidR="002F3263" w:rsidRPr="00B4303E">
        <w:rPr>
          <w:color w:val="000000" w:themeColor="text1"/>
          <w:lang w:val="en-CA"/>
        </w:rPr>
        <w:t xml:space="preserve">Correspondence: </w:t>
      </w:r>
      <w:hyperlink r:id="rId9" w:history="1">
        <w:r w:rsidR="00B05651" w:rsidRPr="00B4303E">
          <w:rPr>
            <w:rStyle w:val="Hyperlink"/>
            <w:color w:val="000000" w:themeColor="text1"/>
            <w:u w:val="none"/>
            <w:lang w:val="en-CA"/>
          </w:rPr>
          <w:t>hamed.aly@dal.ca</w:t>
        </w:r>
      </w:hyperlink>
    </w:p>
    <w:p w14:paraId="1F702593" w14:textId="36950C7E" w:rsidR="00B05651" w:rsidRPr="00537F50" w:rsidRDefault="00972571" w:rsidP="00A11CF6">
      <w:pPr>
        <w:pStyle w:val="MDPI16affiliation"/>
      </w:pPr>
      <w:r w:rsidRPr="00972571">
        <w:rPr>
          <w:lang w:val="en-CA"/>
        </w:rPr>
        <w:t>Smart Grid and Green Power Systems Research Laboratory, Electrical and Computer Engineering Department,</w:t>
      </w:r>
      <w:r w:rsidR="009E42FC">
        <w:rPr>
          <w:lang w:val="en-CA"/>
        </w:rPr>
        <w:t xml:space="preserve"> </w:t>
      </w:r>
      <w:r w:rsidRPr="00972571">
        <w:rPr>
          <w:lang w:val="en-CA"/>
        </w:rPr>
        <w:t>Dalhousie University, Halifax, NS, Canada</w:t>
      </w:r>
    </w:p>
    <w:p w14:paraId="360C7C95" w14:textId="66569361" w:rsidR="00A11CF6" w:rsidRPr="00A03F6E" w:rsidRDefault="00A11CF6" w:rsidP="009240F4">
      <w:pPr>
        <w:pStyle w:val="MDPI16affiliation"/>
        <w:rPr>
          <w:lang w:val="en-CA" w:bidi="fa-IR"/>
        </w:rPr>
      </w:pPr>
    </w:p>
    <w:p w14:paraId="78CB8468" w14:textId="120DBF51" w:rsidR="005B008F" w:rsidRPr="005B2908" w:rsidDel="005B2908" w:rsidRDefault="00A11CF6" w:rsidP="005B008F">
      <w:pPr>
        <w:pStyle w:val="MDPI17abstract"/>
        <w:rPr>
          <w:del w:id="1" w:author="Mahmoud Kiasari" w:date="2024-09-14T12:14:00Z" w16du:dateUtc="2024-09-14T15:14:00Z"/>
          <w:szCs w:val="18"/>
          <w:highlight w:val="lightGray"/>
          <w:rPrChange w:id="2" w:author="Mahmoud Kiasari" w:date="2024-09-14T12:15:00Z" w16du:dateUtc="2024-09-14T15:15:00Z">
            <w:rPr>
              <w:del w:id="3" w:author="Mahmoud Kiasari" w:date="2024-09-14T12:14:00Z" w16du:dateUtc="2024-09-14T15:14:00Z"/>
              <w:szCs w:val="18"/>
            </w:rPr>
          </w:rPrChange>
        </w:rPr>
      </w:pPr>
      <w:r w:rsidRPr="005B2908">
        <w:rPr>
          <w:b/>
          <w:szCs w:val="18"/>
          <w:highlight w:val="lightGray"/>
          <w:rPrChange w:id="4" w:author="Mahmoud Kiasari" w:date="2024-09-14T12:15:00Z" w16du:dateUtc="2024-09-14T15:15:00Z">
            <w:rPr>
              <w:b/>
              <w:szCs w:val="18"/>
            </w:rPr>
          </w:rPrChange>
        </w:rPr>
        <w:t xml:space="preserve">Abstract: </w:t>
      </w:r>
      <w:r w:rsidR="005B008F" w:rsidRPr="005B2908">
        <w:rPr>
          <w:szCs w:val="18"/>
          <w:highlight w:val="lightGray"/>
          <w:rPrChange w:id="5" w:author="Mahmoud Kiasari" w:date="2024-09-14T12:15:00Z" w16du:dateUtc="2024-09-14T15:15:00Z">
            <w:rPr>
              <w:szCs w:val="18"/>
            </w:rPr>
          </w:rPrChange>
        </w:rPr>
        <w:t xml:space="preserve">In recent decades, with the expansion of distributed energy production technologies and increasing needs for more flexibility and efficiency in energy distribution systems, microgrids </w:t>
      </w:r>
      <w:r w:rsidR="001F47A6" w:rsidRPr="005B2908">
        <w:rPr>
          <w:szCs w:val="18"/>
          <w:highlight w:val="lightGray"/>
          <w:rPrChange w:id="6" w:author="Mahmoud Kiasari" w:date="2024-09-14T12:15:00Z" w16du:dateUtc="2024-09-14T15:15:00Z">
            <w:rPr>
              <w:szCs w:val="18"/>
            </w:rPr>
          </w:rPrChange>
        </w:rPr>
        <w:t>is considered as</w:t>
      </w:r>
      <w:r w:rsidR="005B008F" w:rsidRPr="005B2908">
        <w:rPr>
          <w:szCs w:val="18"/>
          <w:highlight w:val="lightGray"/>
          <w:rPrChange w:id="7" w:author="Mahmoud Kiasari" w:date="2024-09-14T12:15:00Z" w16du:dateUtc="2024-09-14T15:15:00Z">
            <w:rPr>
              <w:szCs w:val="18"/>
            </w:rPr>
          </w:rPrChange>
        </w:rPr>
        <w:t xml:space="preserve"> a </w:t>
      </w:r>
      <w:r w:rsidR="001F47A6" w:rsidRPr="005B2908">
        <w:rPr>
          <w:szCs w:val="18"/>
          <w:highlight w:val="lightGray"/>
          <w:rPrChange w:id="8" w:author="Mahmoud Kiasari" w:date="2024-09-14T12:15:00Z" w16du:dateUtc="2024-09-14T15:15:00Z">
            <w:rPr>
              <w:szCs w:val="18"/>
            </w:rPr>
          </w:rPrChange>
        </w:rPr>
        <w:t xml:space="preserve">promising </w:t>
      </w:r>
      <w:r w:rsidR="005B008F" w:rsidRPr="005B2908">
        <w:rPr>
          <w:szCs w:val="18"/>
          <w:highlight w:val="lightGray"/>
          <w:rPrChange w:id="9" w:author="Mahmoud Kiasari" w:date="2024-09-14T12:15:00Z" w16du:dateUtc="2024-09-14T15:15:00Z">
            <w:rPr>
              <w:szCs w:val="18"/>
            </w:rPr>
          </w:rPrChange>
        </w:rPr>
        <w:t xml:space="preserve">innovative solution for local energy supply and enhancing resilience against network fluctuations. One of the basic challenges in the operation of microgrids is the optimal management of voltage and frequency in the network, which has been the subject </w:t>
      </w:r>
      <w:r w:rsidR="00620A15" w:rsidRPr="005B2908">
        <w:rPr>
          <w:szCs w:val="18"/>
          <w:highlight w:val="lightGray"/>
          <w:rPrChange w:id="10" w:author="Mahmoud Kiasari" w:date="2024-09-14T12:15:00Z" w16du:dateUtc="2024-09-14T15:15:00Z">
            <w:rPr>
              <w:szCs w:val="18"/>
            </w:rPr>
          </w:rPrChange>
        </w:rPr>
        <w:t>of</w:t>
      </w:r>
      <w:r w:rsidR="005B008F" w:rsidRPr="005B2908">
        <w:rPr>
          <w:szCs w:val="18"/>
          <w:highlight w:val="lightGray"/>
          <w:rPrChange w:id="11" w:author="Mahmoud Kiasari" w:date="2024-09-14T12:15:00Z" w16du:dateUtc="2024-09-14T15:15:00Z">
            <w:rPr>
              <w:szCs w:val="18"/>
            </w:rPr>
          </w:rPrChange>
        </w:rPr>
        <w:t xml:space="preserve"> extensive research in the field of microgrid operational optimization.</w:t>
      </w:r>
      <w:ins w:id="12" w:author="Mahmoud Kiasari" w:date="2024-09-14T12:14:00Z" w16du:dateUtc="2024-09-14T15:14:00Z">
        <w:r w:rsidR="005B2908" w:rsidRPr="005B2908">
          <w:rPr>
            <w:szCs w:val="18"/>
            <w:highlight w:val="lightGray"/>
            <w:rPrChange w:id="13" w:author="Mahmoud Kiasari" w:date="2024-09-14T12:15:00Z" w16du:dateUtc="2024-09-14T15:15:00Z">
              <w:rPr>
                <w:szCs w:val="18"/>
              </w:rPr>
            </w:rPrChange>
          </w:rPr>
          <w:t xml:space="preserve"> </w:t>
        </w:r>
      </w:ins>
    </w:p>
    <w:p w14:paraId="32A37D66" w14:textId="514E5D20" w:rsidR="005B008F" w:rsidRPr="005B2908" w:rsidDel="005B2908" w:rsidRDefault="005B008F" w:rsidP="005B2908">
      <w:pPr>
        <w:pStyle w:val="MDPI17abstract"/>
        <w:rPr>
          <w:del w:id="14" w:author="Mahmoud Kiasari" w:date="2024-09-14T12:15:00Z" w16du:dateUtc="2024-09-14T15:15:00Z"/>
          <w:szCs w:val="18"/>
          <w:highlight w:val="lightGray"/>
          <w:rPrChange w:id="15" w:author="Mahmoud Kiasari" w:date="2024-09-14T12:15:00Z" w16du:dateUtc="2024-09-14T15:15:00Z">
            <w:rPr>
              <w:del w:id="16" w:author="Mahmoud Kiasari" w:date="2024-09-14T12:15:00Z" w16du:dateUtc="2024-09-14T15:15:00Z"/>
              <w:szCs w:val="18"/>
            </w:rPr>
          </w:rPrChange>
        </w:rPr>
      </w:pPr>
      <w:r w:rsidRPr="005B2908">
        <w:rPr>
          <w:szCs w:val="18"/>
          <w:highlight w:val="lightGray"/>
          <w:rPrChange w:id="17" w:author="Mahmoud Kiasari" w:date="2024-09-14T12:15:00Z" w16du:dateUtc="2024-09-14T15:15:00Z">
            <w:rPr>
              <w:szCs w:val="18"/>
            </w:rPr>
          </w:rPrChange>
        </w:rPr>
        <w:t>Additionally, since energy demand changes over time, the use of demand response strategies is of great importance. These strategies enable better energy management in microgrids, thereby improving system efficiency and stability.</w:t>
      </w:r>
      <w:ins w:id="18" w:author="Mahmoud Kiasari" w:date="2024-09-14T12:15:00Z" w16du:dateUtc="2024-09-14T15:15:00Z">
        <w:r w:rsidR="005B2908" w:rsidRPr="005B2908">
          <w:rPr>
            <w:szCs w:val="18"/>
            <w:highlight w:val="lightGray"/>
            <w:rPrChange w:id="19" w:author="Mahmoud Kiasari" w:date="2024-09-14T12:15:00Z" w16du:dateUtc="2024-09-14T15:15:00Z">
              <w:rPr>
                <w:szCs w:val="18"/>
              </w:rPr>
            </w:rPrChange>
          </w:rPr>
          <w:t xml:space="preserve"> </w:t>
        </w:r>
      </w:ins>
    </w:p>
    <w:p w14:paraId="450E7005" w14:textId="6A8B4026" w:rsidR="005B008F" w:rsidRPr="005B2908" w:rsidDel="005B2908" w:rsidRDefault="005B008F" w:rsidP="005B2908">
      <w:pPr>
        <w:pStyle w:val="MDPI17abstract"/>
        <w:rPr>
          <w:del w:id="20" w:author="Mahmoud Kiasari" w:date="2024-09-14T12:15:00Z" w16du:dateUtc="2024-09-14T15:15:00Z"/>
          <w:szCs w:val="18"/>
          <w:highlight w:val="lightGray"/>
          <w:rPrChange w:id="21" w:author="Mahmoud Kiasari" w:date="2024-09-14T12:15:00Z" w16du:dateUtc="2024-09-14T15:15:00Z">
            <w:rPr>
              <w:del w:id="22" w:author="Mahmoud Kiasari" w:date="2024-09-14T12:15:00Z" w16du:dateUtc="2024-09-14T15:15:00Z"/>
              <w:szCs w:val="18"/>
            </w:rPr>
          </w:rPrChange>
        </w:rPr>
      </w:pPr>
      <w:r w:rsidRPr="005B2908">
        <w:rPr>
          <w:szCs w:val="18"/>
          <w:highlight w:val="lightGray"/>
          <w:rPrChange w:id="23" w:author="Mahmoud Kiasari" w:date="2024-09-14T12:15:00Z" w16du:dateUtc="2024-09-14T15:15:00Z">
            <w:rPr>
              <w:szCs w:val="18"/>
            </w:rPr>
          </w:rPrChange>
        </w:rPr>
        <w:t xml:space="preserve">Given the complexity of optimization problems related to microgrid management, evolutionary optimization algorithms such as the Imperialist Competitive Algorithm (ICA) and Genetic Algorithm </w:t>
      </w:r>
      <w:r w:rsidR="00726FCF" w:rsidRPr="005B2908">
        <w:rPr>
          <w:szCs w:val="18"/>
          <w:highlight w:val="lightGray"/>
          <w:rPrChange w:id="24" w:author="Mahmoud Kiasari" w:date="2024-09-14T12:15:00Z" w16du:dateUtc="2024-09-14T15:15:00Z">
            <w:rPr>
              <w:szCs w:val="18"/>
            </w:rPr>
          </w:rPrChange>
        </w:rPr>
        <w:t xml:space="preserve">(GA) </w:t>
      </w:r>
      <w:r w:rsidRPr="005B2908">
        <w:rPr>
          <w:szCs w:val="18"/>
          <w:highlight w:val="lightGray"/>
          <w:rPrChange w:id="25" w:author="Mahmoud Kiasari" w:date="2024-09-14T12:15:00Z" w16du:dateUtc="2024-09-14T15:15:00Z">
            <w:rPr>
              <w:szCs w:val="18"/>
            </w:rPr>
          </w:rPrChange>
        </w:rPr>
        <w:t xml:space="preserve">have gained </w:t>
      </w:r>
      <w:r w:rsidR="00702611" w:rsidRPr="005B2908">
        <w:rPr>
          <w:szCs w:val="18"/>
          <w:highlight w:val="lightGray"/>
          <w:rPrChange w:id="26" w:author="Mahmoud Kiasari" w:date="2024-09-14T12:15:00Z" w16du:dateUtc="2024-09-14T15:15:00Z">
            <w:rPr>
              <w:szCs w:val="18"/>
            </w:rPr>
          </w:rPrChange>
        </w:rPr>
        <w:t>great</w:t>
      </w:r>
      <w:r w:rsidR="001F47A6" w:rsidRPr="005B2908">
        <w:rPr>
          <w:szCs w:val="18"/>
          <w:highlight w:val="lightGray"/>
          <w:rPrChange w:id="27" w:author="Mahmoud Kiasari" w:date="2024-09-14T12:15:00Z" w16du:dateUtc="2024-09-14T15:15:00Z">
            <w:rPr>
              <w:szCs w:val="18"/>
            </w:rPr>
          </w:rPrChange>
        </w:rPr>
        <w:t xml:space="preserve"> </w:t>
      </w:r>
      <w:r w:rsidRPr="005B2908">
        <w:rPr>
          <w:szCs w:val="18"/>
          <w:highlight w:val="lightGray"/>
          <w:rPrChange w:id="28" w:author="Mahmoud Kiasari" w:date="2024-09-14T12:15:00Z" w16du:dateUtc="2024-09-14T15:15:00Z">
            <w:rPr>
              <w:szCs w:val="18"/>
            </w:rPr>
          </w:rPrChange>
        </w:rPr>
        <w:t>attention. These algorithms enable solving high-complexity optimization problems by considering various constraints and multiple objectives.</w:t>
      </w:r>
      <w:ins w:id="29" w:author="Mahmoud Kiasari" w:date="2024-09-14T12:15:00Z" w16du:dateUtc="2024-09-14T15:15:00Z">
        <w:r w:rsidR="005B2908" w:rsidRPr="005B2908">
          <w:rPr>
            <w:szCs w:val="18"/>
            <w:highlight w:val="lightGray"/>
            <w:rPrChange w:id="30" w:author="Mahmoud Kiasari" w:date="2024-09-14T12:15:00Z" w16du:dateUtc="2024-09-14T15:15:00Z">
              <w:rPr>
                <w:szCs w:val="18"/>
              </w:rPr>
            </w:rPrChange>
          </w:rPr>
          <w:t xml:space="preserve"> </w:t>
        </w:r>
      </w:ins>
    </w:p>
    <w:p w14:paraId="618497F4" w14:textId="77777777" w:rsidR="002F7047" w:rsidRPr="00BC4E0E" w:rsidRDefault="005B008F" w:rsidP="005B2908">
      <w:pPr>
        <w:pStyle w:val="MDPI17abstract"/>
        <w:rPr>
          <w:szCs w:val="18"/>
        </w:rPr>
      </w:pPr>
      <w:r w:rsidRPr="005B2908">
        <w:rPr>
          <w:szCs w:val="18"/>
          <w:highlight w:val="lightGray"/>
          <w:rPrChange w:id="31" w:author="Mahmoud Kiasari" w:date="2024-09-14T12:15:00Z" w16du:dateUtc="2024-09-14T15:15:00Z">
            <w:rPr>
              <w:szCs w:val="18"/>
            </w:rPr>
          </w:rPrChange>
        </w:rPr>
        <w:t>In this paper individual and hybrid of ICA and GA are used to check the effects of voltage division optimization in microgrids based on demand response strategies.</w:t>
      </w:r>
      <w:r w:rsidRPr="00BC4E0E">
        <w:rPr>
          <w:szCs w:val="18"/>
        </w:rPr>
        <w:t xml:space="preserve">  </w:t>
      </w:r>
    </w:p>
    <w:p w14:paraId="58A22C0D" w14:textId="0F082C75" w:rsidR="00A11CF6" w:rsidRPr="00BC4E0E" w:rsidRDefault="00A11CF6" w:rsidP="001F2EA0">
      <w:pPr>
        <w:pStyle w:val="MDPI17abstract"/>
        <w:rPr>
          <w:szCs w:val="18"/>
        </w:rPr>
      </w:pPr>
      <w:r w:rsidRPr="00BC4E0E">
        <w:rPr>
          <w:b/>
          <w:szCs w:val="18"/>
        </w:rPr>
        <w:t xml:space="preserve">Keywords: </w:t>
      </w:r>
      <w:r w:rsidR="001F2EA0" w:rsidRPr="00BC4E0E">
        <w:rPr>
          <w:szCs w:val="18"/>
          <w:lang w:val="en-CA"/>
        </w:rPr>
        <w:t xml:space="preserve">Demand Response, Microgrid, </w:t>
      </w:r>
      <w:r w:rsidR="008012E4" w:rsidRPr="00BC4E0E">
        <w:rPr>
          <w:szCs w:val="18"/>
          <w:lang w:val="en-CA"/>
        </w:rPr>
        <w:t>Voltage division</w:t>
      </w:r>
      <w:r w:rsidR="003D7110" w:rsidRPr="00BC4E0E">
        <w:rPr>
          <w:szCs w:val="18"/>
          <w:lang w:val="en-CA"/>
        </w:rPr>
        <w:t>,</w:t>
      </w:r>
      <w:r w:rsidR="00AA1173" w:rsidRPr="00BC4E0E">
        <w:rPr>
          <w:szCs w:val="18"/>
          <w:lang w:val="en-CA"/>
        </w:rPr>
        <w:t xml:space="preserve"> ICA, GA</w:t>
      </w:r>
    </w:p>
    <w:p w14:paraId="6080E1A9" w14:textId="77777777" w:rsidR="00A11CF6" w:rsidRPr="00BC4E0E" w:rsidRDefault="00A11CF6" w:rsidP="00A11CF6">
      <w:pPr>
        <w:pStyle w:val="MDPI19line"/>
      </w:pPr>
    </w:p>
    <w:p w14:paraId="40A3D0F3" w14:textId="1478189F" w:rsidR="00A11CF6" w:rsidRPr="00BC4E0E" w:rsidRDefault="00A11CF6" w:rsidP="00EA29BF">
      <w:pPr>
        <w:pStyle w:val="MDPI21heading1"/>
        <w:rPr>
          <w:lang w:eastAsia="zh-CN"/>
        </w:rPr>
      </w:pPr>
      <w:r w:rsidRPr="00BC4E0E">
        <w:rPr>
          <w:lang w:eastAsia="zh-CN"/>
        </w:rPr>
        <w:t>1. Introduction</w:t>
      </w:r>
    </w:p>
    <w:p w14:paraId="60CE39D7" w14:textId="7E41BA0E" w:rsidR="00800D38" w:rsidRPr="00BC4E0E" w:rsidRDefault="00800D38" w:rsidP="006C564E">
      <w:pPr>
        <w:pStyle w:val="MDPI21heading1"/>
        <w:jc w:val="both"/>
        <w:rPr>
          <w:b w:val="0"/>
        </w:rPr>
      </w:pPr>
      <w:r w:rsidRPr="00BC4E0E">
        <w:rPr>
          <w:b w:val="0"/>
        </w:rPr>
        <w:t xml:space="preserve">Increasing the importance of microgrids is due to the increasing integration of power systems and distributed energy resources (DERs) for local energy supply. There are many advantages of microgrids </w:t>
      </w:r>
      <w:r w:rsidR="002A4B68" w:rsidRPr="00BC4E0E">
        <w:rPr>
          <w:b w:val="0"/>
        </w:rPr>
        <w:t>including</w:t>
      </w:r>
      <w:r w:rsidRPr="00BC4E0E">
        <w:rPr>
          <w:b w:val="0"/>
        </w:rPr>
        <w:t xml:space="preserve"> </w:t>
      </w:r>
      <w:r w:rsidR="002A4B68" w:rsidRPr="00BC4E0E">
        <w:rPr>
          <w:b w:val="0"/>
        </w:rPr>
        <w:t>improving</w:t>
      </w:r>
      <w:r w:rsidRPr="00BC4E0E">
        <w:rPr>
          <w:b w:val="0"/>
        </w:rPr>
        <w:t xml:space="preserve"> grid stability, increasing energy efficiency, and providing more flexibility in energy distribution. One of the challenges that can be mentioned due to the operational complexity of microgrids is the optimal management of voltage and frequency, which leads to ensuring the stability of the network and more effective performance of microgrids. </w:t>
      </w:r>
    </w:p>
    <w:p w14:paraId="628DD015" w14:textId="55239C3B" w:rsidR="00800D38" w:rsidRPr="00BC4E0E" w:rsidRDefault="00800D38" w:rsidP="006C564E">
      <w:pPr>
        <w:pStyle w:val="MDPI21heading1"/>
        <w:jc w:val="both"/>
        <w:rPr>
          <w:b w:val="0"/>
        </w:rPr>
      </w:pPr>
      <w:r w:rsidRPr="00BC4E0E">
        <w:rPr>
          <w:b w:val="0"/>
        </w:rPr>
        <w:t xml:space="preserve">On the other hand, the demand for energy consumption is changing throughout the day and night, and it is necessary to implement strategies that can dynamically respond to these changes. One of these strategies that have been developed to manage energy consumption patterns in response to supply conditions is </w:t>
      </w:r>
      <w:r w:rsidR="00702611">
        <w:rPr>
          <w:b w:val="0"/>
        </w:rPr>
        <w:t>demand</w:t>
      </w:r>
      <w:r w:rsidR="00702611" w:rsidRPr="00BC4E0E">
        <w:rPr>
          <w:b w:val="0"/>
        </w:rPr>
        <w:t xml:space="preserve"> </w:t>
      </w:r>
      <w:r w:rsidRPr="00BC4E0E">
        <w:rPr>
          <w:b w:val="0"/>
        </w:rPr>
        <w:t>response (DR). By using DR strategies, microgrids can achieve better energy management and thus increase system efficiency and stability.</w:t>
      </w:r>
    </w:p>
    <w:p w14:paraId="7574B3CE" w14:textId="4FDA17A8" w:rsidR="00800D38" w:rsidRPr="00BC4E0E" w:rsidRDefault="00800D38" w:rsidP="006C564E">
      <w:pPr>
        <w:pStyle w:val="MDPI21heading1"/>
        <w:jc w:val="both"/>
        <w:rPr>
          <w:b w:val="0"/>
        </w:rPr>
      </w:pPr>
      <w:r w:rsidRPr="00BC4E0E">
        <w:rPr>
          <w:b w:val="0"/>
        </w:rPr>
        <w:lastRenderedPageBreak/>
        <w:t xml:space="preserve">Evolutionary algorithms are advanced optimization techniques that are used to ease complex optimization problems related to microgrid management. ICA and GA have shown great potential in facing these challenges, which are able to solve difficult optimization problems in different constraints and multiple objectives. In this paper, we have used ICA and GA first individually and then combined </w:t>
      </w:r>
      <w:r w:rsidR="00702611">
        <w:rPr>
          <w:b w:val="0"/>
        </w:rPr>
        <w:t xml:space="preserve">them to create a hybrid algorithm that has all features of both algorithms </w:t>
      </w:r>
      <w:r w:rsidRPr="00BC4E0E">
        <w:rPr>
          <w:b w:val="0"/>
        </w:rPr>
        <w:t xml:space="preserve">to optimize voltage regulation in microgrids through load response strategies. </w:t>
      </w:r>
      <w:r w:rsidR="007D2B2B" w:rsidRPr="00BC4E0E">
        <w:rPr>
          <w:b w:val="0"/>
        </w:rPr>
        <w:t xml:space="preserve">The reduction of voltage deviations and the improvement of overall microgrid performance are to be evaluated, </w:t>
      </w:r>
      <w:r w:rsidRPr="00BC4E0E">
        <w:rPr>
          <w:b w:val="0"/>
        </w:rPr>
        <w:t>which can have significant impacts on the design and management of future microgrid systems and provide insights on how to use advanced optimization algorithms to improve microgrid stability and efficiency.</w:t>
      </w:r>
    </w:p>
    <w:p w14:paraId="69FEA8DE" w14:textId="258E7A03" w:rsidR="002512FE" w:rsidRDefault="00800D38" w:rsidP="006C564E">
      <w:pPr>
        <w:pStyle w:val="MDPI21heading1"/>
        <w:jc w:val="both"/>
        <w:rPr>
          <w:b w:val="0"/>
        </w:rPr>
      </w:pPr>
      <w:r w:rsidRPr="00BC4E0E">
        <w:rPr>
          <w:b w:val="0"/>
        </w:rPr>
        <w:t xml:space="preserve">As mentioned, DR is one of the control and management tools of the power network that can be used to improve the operation of the grid. This tool has been used to reduce </w:t>
      </w:r>
      <w:r w:rsidR="002A4B68" w:rsidRPr="00BC4E0E">
        <w:rPr>
          <w:b w:val="0"/>
        </w:rPr>
        <w:t>costs</w:t>
      </w:r>
      <w:r w:rsidRPr="00BC4E0E">
        <w:rPr>
          <w:b w:val="0"/>
        </w:rPr>
        <w:t>, improve losses and improve voltage deviation. For summary</w:t>
      </w:r>
      <w:r w:rsidR="00CE68B2">
        <w:rPr>
          <w:b w:val="0"/>
        </w:rPr>
        <w:t xml:space="preserve"> as a </w:t>
      </w:r>
      <w:r w:rsidR="002512FE" w:rsidRPr="00CE68B2">
        <w:rPr>
          <w:b w:val="0"/>
        </w:rPr>
        <w:t>comparison</w:t>
      </w:r>
      <w:r w:rsidR="00CE68B2" w:rsidRPr="00CE68B2">
        <w:rPr>
          <w:b w:val="0"/>
        </w:rPr>
        <w:t xml:space="preserve"> with </w:t>
      </w:r>
      <w:r w:rsidR="00375CC7">
        <w:rPr>
          <w:b w:val="0"/>
        </w:rPr>
        <w:t>e</w:t>
      </w:r>
      <w:r w:rsidR="00CE68B2" w:rsidRPr="00CE68B2">
        <w:rPr>
          <w:b w:val="0"/>
        </w:rPr>
        <w:t xml:space="preserve">xisting </w:t>
      </w:r>
      <w:r w:rsidR="00375CC7">
        <w:rPr>
          <w:b w:val="0"/>
        </w:rPr>
        <w:t>w</w:t>
      </w:r>
      <w:r w:rsidR="00CE68B2" w:rsidRPr="00CE68B2">
        <w:rPr>
          <w:b w:val="0"/>
        </w:rPr>
        <w:t>ork</w:t>
      </w:r>
      <w:r w:rsidR="002512FE">
        <w:rPr>
          <w:b w:val="0"/>
        </w:rPr>
        <w:t>:</w:t>
      </w:r>
    </w:p>
    <w:p w14:paraId="30AC8124" w14:textId="350ABD60" w:rsidR="00543557" w:rsidRPr="005B2908" w:rsidRDefault="005B2908" w:rsidP="00201BA7">
      <w:pPr>
        <w:pStyle w:val="MDPI21heading1"/>
        <w:numPr>
          <w:ilvl w:val="0"/>
          <w:numId w:val="28"/>
        </w:numPr>
        <w:jc w:val="both"/>
        <w:rPr>
          <w:b w:val="0"/>
          <w:highlight w:val="lightGray"/>
          <w:rPrChange w:id="32" w:author="Mahmoud Kiasari" w:date="2024-09-14T12:17:00Z" w16du:dateUtc="2024-09-14T15:17:00Z">
            <w:rPr>
              <w:b w:val="0"/>
            </w:rPr>
          </w:rPrChange>
        </w:rPr>
      </w:pPr>
      <w:ins w:id="33" w:author="Mahmoud Kiasari" w:date="2024-09-14T12:16:00Z" w16du:dateUtc="2024-09-14T15:16:00Z">
        <w:r w:rsidRPr="005B2908">
          <w:rPr>
            <w:bCs/>
            <w:highlight w:val="lightGray"/>
            <w:rPrChange w:id="34" w:author="Mahmoud Kiasari" w:date="2024-09-14T12:17:00Z" w16du:dateUtc="2024-09-14T15:17:00Z">
              <w:rPr>
                <w:b w:val="0"/>
              </w:rPr>
            </w:rPrChange>
          </w:rPr>
          <w:t>Cost-Benefit Analysis of DR Programs in Power Grids:</w:t>
        </w:r>
        <w:r w:rsidRPr="005B2908">
          <w:rPr>
            <w:b w:val="0"/>
            <w:highlight w:val="lightGray"/>
            <w:rPrChange w:id="35" w:author="Mahmoud Kiasari" w:date="2024-09-14T12:17:00Z" w16du:dateUtc="2024-09-14T15:17:00Z">
              <w:rPr>
                <w:b w:val="0"/>
              </w:rPr>
            </w:rPrChange>
          </w:rPr>
          <w:t xml:space="preserve"> </w:t>
        </w:r>
      </w:ins>
      <w:del w:id="36" w:author="Mahmoud Kiasari" w:date="2024-09-14T12:16:00Z" w16du:dateUtc="2024-09-14T15:16:00Z">
        <w:r w:rsidR="00201BA7" w:rsidRPr="005B2908" w:rsidDel="005B2908">
          <w:rPr>
            <w:b w:val="0"/>
            <w:highlight w:val="lightGray"/>
            <w:rPrChange w:id="37" w:author="Mahmoud Kiasari" w:date="2024-09-14T12:17:00Z" w16du:dateUtc="2024-09-14T15:17:00Z">
              <w:rPr>
                <w:b w:val="0"/>
              </w:rPr>
            </w:rPrChange>
          </w:rPr>
          <w:delText>Eldali et al. (2016):</w:delText>
        </w:r>
      </w:del>
      <w:ins w:id="38" w:author="Mahmoud Kiasari" w:date="2024-09-14T12:16:00Z" w16du:dateUtc="2024-09-14T15:16:00Z">
        <w:r w:rsidRPr="005B2908">
          <w:rPr>
            <w:b w:val="0"/>
            <w:highlight w:val="lightGray"/>
            <w:rPrChange w:id="39" w:author="Mahmoud Kiasari" w:date="2024-09-14T12:17:00Z" w16du:dateUtc="2024-09-14T15:17:00Z">
              <w:rPr>
                <w:b w:val="0"/>
              </w:rPr>
            </w:rPrChange>
          </w:rPr>
          <w:t>This paper</w:t>
        </w:r>
      </w:ins>
      <w:ins w:id="40" w:author="Mahmoud Kiasari" w:date="2024-09-14T12:17:00Z" w16du:dateUtc="2024-09-14T15:17:00Z">
        <w:r w:rsidRPr="005B2908">
          <w:rPr>
            <w:b w:val="0"/>
            <w:highlight w:val="lightGray"/>
            <w:rPrChange w:id="41" w:author="Mahmoud Kiasari" w:date="2024-09-14T12:17:00Z" w16du:dateUtc="2024-09-14T15:17:00Z">
              <w:rPr>
                <w:b w:val="0"/>
              </w:rPr>
            </w:rPrChange>
          </w:rPr>
          <w:t xml:space="preserve"> </w:t>
        </w:r>
      </w:ins>
      <w:ins w:id="42" w:author="Mahmoud Kiasari" w:date="2024-09-14T12:16:00Z" w16du:dateUtc="2024-09-14T15:16:00Z">
        <w:r w:rsidRPr="005B2908">
          <w:rPr>
            <w:b w:val="0"/>
            <w:highlight w:val="lightGray"/>
            <w:rPrChange w:id="43" w:author="Mahmoud Kiasari" w:date="2024-09-14T12:17:00Z" w16du:dateUtc="2024-09-14T15:17:00Z">
              <w:rPr>
                <w:b w:val="0"/>
              </w:rPr>
            </w:rPrChange>
          </w:rPr>
          <w:t>[1]</w:t>
        </w:r>
      </w:ins>
      <w:ins w:id="44" w:author="Mahmoud Kiasari" w:date="2024-09-14T12:17:00Z" w16du:dateUtc="2024-09-14T15:17:00Z">
        <w:r w:rsidRPr="005B2908">
          <w:rPr>
            <w:b w:val="0"/>
            <w:highlight w:val="lightGray"/>
            <w:rPrChange w:id="45" w:author="Mahmoud Kiasari" w:date="2024-09-14T12:17:00Z" w16du:dateUtc="2024-09-14T15:17:00Z">
              <w:rPr>
                <w:b w:val="0"/>
              </w:rPr>
            </w:rPrChange>
          </w:rPr>
          <w:t xml:space="preserve"> e</w:t>
        </w:r>
      </w:ins>
      <w:del w:id="46" w:author="Mahmoud Kiasari" w:date="2024-09-14T12:17:00Z" w16du:dateUtc="2024-09-14T15:17:00Z">
        <w:r w:rsidR="00201BA7" w:rsidRPr="005B2908" w:rsidDel="005B2908">
          <w:rPr>
            <w:b w:val="0"/>
            <w:highlight w:val="lightGray"/>
            <w:rPrChange w:id="47" w:author="Mahmoud Kiasari" w:date="2024-09-14T12:17:00Z" w16du:dateUtc="2024-09-14T15:17:00Z">
              <w:rPr>
                <w:b w:val="0"/>
              </w:rPr>
            </w:rPrChange>
          </w:rPr>
          <w:delText xml:space="preserve"> E</w:delText>
        </w:r>
      </w:del>
      <w:r w:rsidR="00201BA7" w:rsidRPr="005B2908">
        <w:rPr>
          <w:b w:val="0"/>
          <w:highlight w:val="lightGray"/>
          <w:rPrChange w:id="48" w:author="Mahmoud Kiasari" w:date="2024-09-14T12:17:00Z" w16du:dateUtc="2024-09-14T15:17:00Z">
            <w:rPr>
              <w:b w:val="0"/>
            </w:rPr>
          </w:rPrChange>
        </w:rPr>
        <w:t>xplored the cost-benefit analysis of Demand Response (DR) programs using an open modeling framework, focusing on improving grid reliability and reducing operational costs. T</w:t>
      </w:r>
      <w:r w:rsidR="00800D38" w:rsidRPr="005B2908">
        <w:rPr>
          <w:b w:val="0"/>
          <w:highlight w:val="lightGray"/>
          <w:rPrChange w:id="49" w:author="Mahmoud Kiasari" w:date="2024-09-14T12:17:00Z" w16du:dateUtc="2024-09-14T15:17:00Z">
            <w:rPr>
              <w:b w:val="0"/>
            </w:rPr>
          </w:rPrChange>
        </w:rPr>
        <w:t>his paper provides a detailed analysis of how to improve power grid efficiency and reliability and reduce operating costs using DR programs</w:t>
      </w:r>
      <w:r w:rsidR="00DC2C7E" w:rsidRPr="005B2908">
        <w:rPr>
          <w:b w:val="0"/>
          <w:highlight w:val="lightGray"/>
          <w:rPrChange w:id="50" w:author="Mahmoud Kiasari" w:date="2024-09-14T12:17:00Z" w16du:dateUtc="2024-09-14T15:17:00Z">
            <w:rPr>
              <w:b w:val="0"/>
            </w:rPr>
          </w:rPrChange>
        </w:rPr>
        <w:t xml:space="preserve"> </w:t>
      </w:r>
      <w:del w:id="51" w:author="Mahmoud Kiasari" w:date="2024-09-14T12:16:00Z" w16du:dateUtc="2024-09-14T15:16:00Z">
        <w:r w:rsidR="00E00DE2" w:rsidRPr="005B2908" w:rsidDel="005B2908">
          <w:rPr>
            <w:b w:val="0"/>
            <w:highlight w:val="lightGray"/>
            <w:rPrChange w:id="52" w:author="Mahmoud Kiasari" w:date="2024-09-14T12:17:00Z" w16du:dateUtc="2024-09-14T15:17:00Z">
              <w:rPr>
                <w:b w:val="0"/>
              </w:rPr>
            </w:rPrChange>
          </w:rPr>
          <w:delText>[1]</w:delText>
        </w:r>
        <w:r w:rsidR="00DC2C7E" w:rsidRPr="005B2908" w:rsidDel="005B2908">
          <w:rPr>
            <w:b w:val="0"/>
            <w:highlight w:val="lightGray"/>
            <w:rPrChange w:id="53" w:author="Mahmoud Kiasari" w:date="2024-09-14T12:17:00Z" w16du:dateUtc="2024-09-14T15:17:00Z">
              <w:rPr>
                <w:b w:val="0"/>
              </w:rPr>
            </w:rPrChange>
          </w:rPr>
          <w:delText>.</w:delText>
        </w:r>
      </w:del>
    </w:p>
    <w:p w14:paraId="61D83D19" w14:textId="0DE0EF05" w:rsidR="00000539" w:rsidRDefault="00532938" w:rsidP="00201BA7">
      <w:pPr>
        <w:pStyle w:val="MDPI21heading1"/>
        <w:numPr>
          <w:ilvl w:val="0"/>
          <w:numId w:val="28"/>
        </w:numPr>
        <w:jc w:val="both"/>
        <w:rPr>
          <w:b w:val="0"/>
        </w:rPr>
      </w:pPr>
      <w:r w:rsidRPr="00532938">
        <w:rPr>
          <w:b w:val="0"/>
        </w:rPr>
        <w:t xml:space="preserve">Venkatesan et al. </w:t>
      </w:r>
      <w:ins w:id="54" w:author="Mahdi Ghaffari" w:date="2024-09-11T06:58:00Z" w16du:dateUtc="2024-09-11T09:58:00Z">
        <w:r w:rsidR="007306E1">
          <w:rPr>
            <w:b w:val="0"/>
          </w:rPr>
          <w:t>[2]</w:t>
        </w:r>
      </w:ins>
      <w:del w:id="55" w:author="Mahdi Ghaffari" w:date="2024-09-11T06:58:00Z" w16du:dateUtc="2024-09-11T09:58:00Z">
        <w:r w:rsidRPr="00532938" w:rsidDel="00B3401B">
          <w:rPr>
            <w:b w:val="0"/>
          </w:rPr>
          <w:delText>(2012)</w:delText>
        </w:r>
      </w:del>
      <w:r w:rsidRPr="00532938">
        <w:rPr>
          <w:b w:val="0"/>
        </w:rPr>
        <w:t>:</w:t>
      </w:r>
      <w:r>
        <w:rPr>
          <w:b w:val="0"/>
        </w:rPr>
        <w:t xml:space="preserve"> </w:t>
      </w:r>
      <w:r w:rsidR="00543557" w:rsidRPr="00543557">
        <w:rPr>
          <w:b w:val="0"/>
        </w:rPr>
        <w:t xml:space="preserve">Developed a residential DR model and evaluated its impact on voltage profile and losses in distribution networks. </w:t>
      </w:r>
      <w:r w:rsidR="00471416">
        <w:rPr>
          <w:b w:val="0"/>
        </w:rPr>
        <w:t>T</w:t>
      </w:r>
      <w:r w:rsidR="00800D38" w:rsidRPr="00BC4E0E">
        <w:rPr>
          <w:b w:val="0"/>
        </w:rPr>
        <w:t>his study uses a DR model to simulate the impact of different load control strategies on the distribution system. The results show that DR can significantly improve the voltage profile and reduce losses, with increased efficiency and reliability of the distribution network</w:t>
      </w:r>
      <w:ins w:id="56" w:author="Mahdi Ghaffari" w:date="2024-09-11T06:58:00Z" w16du:dateUtc="2024-09-11T09:58:00Z">
        <w:r w:rsidR="00B3401B">
          <w:rPr>
            <w:b w:val="0"/>
          </w:rPr>
          <w:t>.</w:t>
        </w:r>
      </w:ins>
      <w:del w:id="57" w:author="Mahdi Ghaffari" w:date="2024-09-11T06:58:00Z" w16du:dateUtc="2024-09-11T09:58:00Z">
        <w:r w:rsidR="00DC2C7E" w:rsidDel="00B3401B">
          <w:rPr>
            <w:b w:val="0"/>
          </w:rPr>
          <w:delText xml:space="preserve"> </w:delText>
        </w:r>
        <w:r w:rsidR="00E00DE2" w:rsidDel="00523EC4">
          <w:rPr>
            <w:b w:val="0"/>
          </w:rPr>
          <w:delText>[2]</w:delText>
        </w:r>
        <w:r w:rsidR="00DC2C7E" w:rsidDel="00B3401B">
          <w:rPr>
            <w:b w:val="0"/>
          </w:rPr>
          <w:delText>.</w:delText>
        </w:r>
      </w:del>
    </w:p>
    <w:p w14:paraId="1922E18C" w14:textId="76D95D4D" w:rsidR="00800D38" w:rsidRDefault="00E00DE2" w:rsidP="00201BA7">
      <w:pPr>
        <w:pStyle w:val="MDPI21heading1"/>
        <w:numPr>
          <w:ilvl w:val="0"/>
          <w:numId w:val="28"/>
        </w:numPr>
        <w:jc w:val="both"/>
        <w:rPr>
          <w:b w:val="0"/>
        </w:rPr>
      </w:pPr>
      <w:r w:rsidRPr="00E00DE2">
        <w:rPr>
          <w:b w:val="0"/>
        </w:rPr>
        <w:t xml:space="preserve">Ullah et al. </w:t>
      </w:r>
      <w:ins w:id="58" w:author="Mahdi Ghaffari" w:date="2024-09-11T06:58:00Z" w16du:dateUtc="2024-09-11T09:58:00Z">
        <w:r w:rsidR="007306E1">
          <w:rPr>
            <w:b w:val="0"/>
          </w:rPr>
          <w:t>[3]</w:t>
        </w:r>
      </w:ins>
      <w:del w:id="59" w:author="Mahdi Ghaffari" w:date="2024-09-11T06:58:00Z" w16du:dateUtc="2024-09-11T09:58:00Z">
        <w:r w:rsidRPr="00E00DE2" w:rsidDel="007306E1">
          <w:rPr>
            <w:b w:val="0"/>
          </w:rPr>
          <w:delText>(2022)</w:delText>
        </w:r>
      </w:del>
      <w:r w:rsidRPr="00E00DE2">
        <w:rPr>
          <w:b w:val="0"/>
        </w:rPr>
        <w:t xml:space="preserve">: </w:t>
      </w:r>
      <w:r w:rsidR="00B17D2F">
        <w:rPr>
          <w:b w:val="0"/>
        </w:rPr>
        <w:t>S</w:t>
      </w:r>
      <w:r w:rsidR="00800D38" w:rsidRPr="00BC4E0E">
        <w:rPr>
          <w:b w:val="0"/>
        </w:rPr>
        <w:t xml:space="preserve">hows strategies to increase the efficiency of microgrids through </w:t>
      </w:r>
      <w:r w:rsidR="00130023">
        <w:rPr>
          <w:b w:val="0"/>
        </w:rPr>
        <w:t>DR</w:t>
      </w:r>
      <w:r w:rsidR="00800D38" w:rsidRPr="00BC4E0E">
        <w:rPr>
          <w:b w:val="0"/>
        </w:rPr>
        <w:t xml:space="preserve"> optimization and power sharing mechanisms. This study using the bee colony algorithm shows that it reduced both operational costs and power losses. In the</w:t>
      </w:r>
      <w:r w:rsidR="00166279">
        <w:rPr>
          <w:b w:val="0"/>
        </w:rPr>
        <w:t>ir</w:t>
      </w:r>
      <w:r w:rsidR="00800D38" w:rsidRPr="00BC4E0E">
        <w:rPr>
          <w:b w:val="0"/>
        </w:rPr>
        <w:t xml:space="preserve"> proposed plan, they announce</w:t>
      </w:r>
      <w:r w:rsidR="00166279">
        <w:rPr>
          <w:b w:val="0"/>
        </w:rPr>
        <w:t>d</w:t>
      </w:r>
      <w:r w:rsidR="00800D38" w:rsidRPr="00BC4E0E">
        <w:rPr>
          <w:b w:val="0"/>
        </w:rPr>
        <w:t xml:space="preserve"> to the operator the amount of power they can increase or decrease along with their proposed price. Considering this, the operator executes </w:t>
      </w:r>
      <w:r w:rsidR="00166279">
        <w:rPr>
          <w:b w:val="0"/>
        </w:rPr>
        <w:t>the</w:t>
      </w:r>
      <w:r w:rsidR="00166279" w:rsidRPr="00BC4E0E">
        <w:rPr>
          <w:b w:val="0"/>
        </w:rPr>
        <w:t xml:space="preserve"> </w:t>
      </w:r>
      <w:r w:rsidR="00800D38" w:rsidRPr="00BC4E0E">
        <w:rPr>
          <w:b w:val="0"/>
        </w:rPr>
        <w:t>optimization program and obtains the best answer and announces it many times</w:t>
      </w:r>
      <w:r w:rsidR="00166279">
        <w:rPr>
          <w:b w:val="0"/>
        </w:rPr>
        <w:t xml:space="preserve"> which is considered as a drawback for their work</w:t>
      </w:r>
      <w:r w:rsidR="00800D38" w:rsidRPr="00BC4E0E">
        <w:rPr>
          <w:b w:val="0"/>
        </w:rPr>
        <w:t>. In this article, the ICA and the GA are used individually and in combination to find the best possible solution</w:t>
      </w:r>
      <w:del w:id="60" w:author="Mahdi Ghaffari" w:date="2024-09-11T06:58:00Z" w16du:dateUtc="2024-09-11T09:58:00Z">
        <w:r w:rsidR="005B1CAF" w:rsidDel="007306E1">
          <w:rPr>
            <w:b w:val="0"/>
          </w:rPr>
          <w:delText xml:space="preserve"> </w:delText>
        </w:r>
        <w:r w:rsidR="00DC2C7E" w:rsidDel="007306E1">
          <w:rPr>
            <w:b w:val="0"/>
          </w:rPr>
          <w:delText>[3]</w:delText>
        </w:r>
      </w:del>
      <w:r w:rsidR="00375CC7">
        <w:rPr>
          <w:b w:val="0"/>
        </w:rPr>
        <w:t>.</w:t>
      </w:r>
    </w:p>
    <w:p w14:paraId="28A2129E" w14:textId="1F0D419F" w:rsidR="00B472E6" w:rsidRDefault="00B472E6" w:rsidP="00201BA7">
      <w:pPr>
        <w:pStyle w:val="MDPI21heading1"/>
        <w:numPr>
          <w:ilvl w:val="0"/>
          <w:numId w:val="28"/>
        </w:numPr>
        <w:jc w:val="both"/>
        <w:rPr>
          <w:b w:val="0"/>
        </w:rPr>
      </w:pPr>
      <w:r w:rsidRPr="00B472E6">
        <w:rPr>
          <w:b w:val="0"/>
        </w:rPr>
        <w:t xml:space="preserve">Le </w:t>
      </w:r>
      <w:proofErr w:type="spellStart"/>
      <w:r w:rsidRPr="00B472E6">
        <w:rPr>
          <w:b w:val="0"/>
        </w:rPr>
        <w:t>Thi</w:t>
      </w:r>
      <w:proofErr w:type="spellEnd"/>
      <w:r w:rsidRPr="00B472E6">
        <w:rPr>
          <w:b w:val="0"/>
        </w:rPr>
        <w:t xml:space="preserve"> et al. </w:t>
      </w:r>
      <w:ins w:id="61" w:author="Mahdi Ghaffari" w:date="2024-09-11T06:59:00Z" w16du:dateUtc="2024-09-11T09:59:00Z">
        <w:r w:rsidR="00DE4B4B">
          <w:rPr>
            <w:b w:val="0"/>
          </w:rPr>
          <w:t>[4]</w:t>
        </w:r>
      </w:ins>
      <w:del w:id="62" w:author="Mahdi Ghaffari" w:date="2024-09-11T06:59:00Z" w16du:dateUtc="2024-09-11T09:59:00Z">
        <w:r w:rsidRPr="00B472E6" w:rsidDel="007306E1">
          <w:rPr>
            <w:b w:val="0"/>
          </w:rPr>
          <w:delText>(2019)</w:delText>
        </w:r>
      </w:del>
      <w:r w:rsidRPr="00B472E6">
        <w:rPr>
          <w:b w:val="0"/>
        </w:rPr>
        <w:t>: Compared various optimization algorithms including PSO-ANN, GA-ANN, ICA-ANN, and ABC-ANN for estimating heating loads in smart cities, highlighting the efficiency of hybrid approaches but not specifically targeting voltage deviation in microgrids​</w:t>
      </w:r>
      <w:del w:id="63" w:author="Mahdi Ghaffari" w:date="2024-09-11T06:59:00Z" w16du:dateUtc="2024-09-11T09:59:00Z">
        <w:r w:rsidR="00DC2C7E" w:rsidDel="00DE4B4B">
          <w:rPr>
            <w:b w:val="0"/>
          </w:rPr>
          <w:delText xml:space="preserve"> [4]</w:delText>
        </w:r>
      </w:del>
      <w:r w:rsidR="00DC2C7E">
        <w:rPr>
          <w:b w:val="0"/>
        </w:rPr>
        <w:t>.</w:t>
      </w:r>
    </w:p>
    <w:p w14:paraId="0811DF0D" w14:textId="01403F65" w:rsidR="006D748B" w:rsidRDefault="0000655F" w:rsidP="006D748B">
      <w:pPr>
        <w:pStyle w:val="MDPI21heading1"/>
        <w:numPr>
          <w:ilvl w:val="0"/>
          <w:numId w:val="28"/>
        </w:numPr>
        <w:jc w:val="both"/>
        <w:rPr>
          <w:b w:val="0"/>
        </w:rPr>
      </w:pPr>
      <w:proofErr w:type="spellStart"/>
      <w:r w:rsidRPr="0000655F">
        <w:rPr>
          <w:b w:val="0"/>
        </w:rPr>
        <w:t>Purlu</w:t>
      </w:r>
      <w:proofErr w:type="spellEnd"/>
      <w:r w:rsidRPr="0000655F">
        <w:rPr>
          <w:b w:val="0"/>
        </w:rPr>
        <w:t xml:space="preserve"> &amp; </w:t>
      </w:r>
      <w:proofErr w:type="spellStart"/>
      <w:r w:rsidRPr="0000655F">
        <w:rPr>
          <w:b w:val="0"/>
        </w:rPr>
        <w:t>Turkay</w:t>
      </w:r>
      <w:proofErr w:type="spellEnd"/>
      <w:r w:rsidRPr="0000655F">
        <w:rPr>
          <w:b w:val="0"/>
        </w:rPr>
        <w:t xml:space="preserve"> </w:t>
      </w:r>
      <w:ins w:id="64" w:author="Mahdi Ghaffari" w:date="2024-09-11T06:59:00Z" w16du:dateUtc="2024-09-11T09:59:00Z">
        <w:r w:rsidR="00DE4B4B">
          <w:rPr>
            <w:b w:val="0"/>
          </w:rPr>
          <w:t>[5]</w:t>
        </w:r>
      </w:ins>
      <w:del w:id="65" w:author="Mahdi Ghaffari" w:date="2024-09-11T06:59:00Z" w16du:dateUtc="2024-09-11T09:59:00Z">
        <w:r w:rsidRPr="0000655F" w:rsidDel="00DE4B4B">
          <w:rPr>
            <w:b w:val="0"/>
          </w:rPr>
          <w:delText>(2022)</w:delText>
        </w:r>
      </w:del>
      <w:r w:rsidRPr="0000655F">
        <w:rPr>
          <w:b w:val="0"/>
        </w:rPr>
        <w:t>: Employed heuristic methods for optimal allocation of renewable distributed generations to minimize energy losses and voltage deviation, though not specifically integrating DR strategies​</w:t>
      </w:r>
      <w:del w:id="66" w:author="Mahdi Ghaffari" w:date="2024-09-11T06:59:00Z" w16du:dateUtc="2024-09-11T09:59:00Z">
        <w:r w:rsidDel="00DE4B4B">
          <w:rPr>
            <w:b w:val="0"/>
          </w:rPr>
          <w:delText xml:space="preserve"> </w:delText>
        </w:r>
        <w:r w:rsidR="006D748B" w:rsidDel="00DE4B4B">
          <w:rPr>
            <w:b w:val="0"/>
          </w:rPr>
          <w:delText>[5]</w:delText>
        </w:r>
      </w:del>
      <w:r w:rsidR="006D748B">
        <w:rPr>
          <w:b w:val="0"/>
        </w:rPr>
        <w:t>.</w:t>
      </w:r>
    </w:p>
    <w:p w14:paraId="1D4419B7" w14:textId="77777777" w:rsidR="004F55D2" w:rsidRDefault="00C418BC" w:rsidP="00463F5C">
      <w:pPr>
        <w:pStyle w:val="MDPI21heading1"/>
        <w:ind w:left="2968"/>
        <w:rPr>
          <w:b w:val="0"/>
        </w:rPr>
      </w:pPr>
      <w:r w:rsidRPr="00C418BC">
        <w:rPr>
          <w:b w:val="0"/>
        </w:rPr>
        <w:t>This work’s contributions can be summarized in the following three main points:</w:t>
      </w:r>
    </w:p>
    <w:p w14:paraId="6EA9F029" w14:textId="0842C31E" w:rsidR="00463F5C" w:rsidRPr="005B2908" w:rsidRDefault="00463F5C">
      <w:pPr>
        <w:pStyle w:val="MDPI21heading1"/>
        <w:numPr>
          <w:ilvl w:val="0"/>
          <w:numId w:val="40"/>
        </w:numPr>
        <w:rPr>
          <w:b w:val="0"/>
          <w:highlight w:val="lightGray"/>
          <w:rPrChange w:id="67" w:author="Mahmoud Kiasari" w:date="2024-09-14T12:17:00Z" w16du:dateUtc="2024-09-14T15:17:00Z">
            <w:rPr>
              <w:b w:val="0"/>
            </w:rPr>
          </w:rPrChange>
        </w:rPr>
        <w:pPrChange w:id="68" w:author="Mahmoud Kiasari" w:date="2024-09-14T12:17:00Z" w16du:dateUtc="2024-09-14T15:17:00Z">
          <w:pPr>
            <w:pStyle w:val="MDPI21heading1"/>
            <w:ind w:left="2968"/>
          </w:pPr>
        </w:pPrChange>
      </w:pPr>
      <w:r w:rsidRPr="005B2908">
        <w:rPr>
          <w:bCs/>
          <w:highlight w:val="lightGray"/>
          <w:rPrChange w:id="69" w:author="Mahmoud Kiasari" w:date="2024-09-14T12:17:00Z" w16du:dateUtc="2024-09-14T15:17:00Z">
            <w:rPr>
              <w:b w:val="0"/>
            </w:rPr>
          </w:rPrChange>
        </w:rPr>
        <w:t>Hybrid Optimization:</w:t>
      </w:r>
      <w:r w:rsidRPr="005B2908">
        <w:rPr>
          <w:b w:val="0"/>
          <w:highlight w:val="lightGray"/>
          <w:rPrChange w:id="70" w:author="Mahmoud Kiasari" w:date="2024-09-14T12:17:00Z" w16du:dateUtc="2024-09-14T15:17:00Z">
            <w:rPr>
              <w:b w:val="0"/>
            </w:rPr>
          </w:rPrChange>
        </w:rPr>
        <w:t xml:space="preserve"> </w:t>
      </w:r>
      <w:r w:rsidR="00254C09" w:rsidRPr="005B2908">
        <w:rPr>
          <w:b w:val="0"/>
          <w:highlight w:val="lightGray"/>
          <w:rPrChange w:id="71" w:author="Mahmoud Kiasari" w:date="2024-09-14T12:17:00Z" w16du:dateUtc="2024-09-14T15:17:00Z">
            <w:rPr>
              <w:b w:val="0"/>
            </w:rPr>
          </w:rPrChange>
        </w:rPr>
        <w:t>Hybrid model ICA and GA is proposed to leverage the strengths of both algorithms which helps in achieving better convergence and solution accuracy.</w:t>
      </w:r>
    </w:p>
    <w:p w14:paraId="086F3987" w14:textId="77777777" w:rsidR="00463F5C" w:rsidRPr="005B2908" w:rsidRDefault="00463F5C">
      <w:pPr>
        <w:pStyle w:val="MDPI21heading1"/>
        <w:numPr>
          <w:ilvl w:val="0"/>
          <w:numId w:val="40"/>
        </w:numPr>
        <w:rPr>
          <w:b w:val="0"/>
          <w:highlight w:val="lightGray"/>
          <w:rPrChange w:id="72" w:author="Mahmoud Kiasari" w:date="2024-09-14T12:17:00Z" w16du:dateUtc="2024-09-14T15:17:00Z">
            <w:rPr>
              <w:b w:val="0"/>
            </w:rPr>
          </w:rPrChange>
        </w:rPr>
        <w:pPrChange w:id="73" w:author="Mahmoud Kiasari" w:date="2024-09-14T12:17:00Z" w16du:dateUtc="2024-09-14T15:17:00Z">
          <w:pPr>
            <w:pStyle w:val="MDPI21heading1"/>
            <w:ind w:left="2968"/>
          </w:pPr>
        </w:pPrChange>
      </w:pPr>
      <w:r w:rsidRPr="005B2908">
        <w:rPr>
          <w:bCs/>
          <w:highlight w:val="lightGray"/>
          <w:rPrChange w:id="74" w:author="Mahmoud Kiasari" w:date="2024-09-14T12:17:00Z" w16du:dateUtc="2024-09-14T15:17:00Z">
            <w:rPr>
              <w:b w:val="0"/>
            </w:rPr>
          </w:rPrChange>
        </w:rPr>
        <w:t>Dynamic DR Strategies:</w:t>
      </w:r>
      <w:r w:rsidRPr="005B2908">
        <w:rPr>
          <w:b w:val="0"/>
          <w:highlight w:val="lightGray"/>
          <w:rPrChange w:id="75" w:author="Mahmoud Kiasari" w:date="2024-09-14T12:17:00Z" w16du:dateUtc="2024-09-14T15:17:00Z">
            <w:rPr>
              <w:b w:val="0"/>
            </w:rPr>
          </w:rPrChange>
        </w:rPr>
        <w:t xml:space="preserve"> Our approach dynamically adjusts load based on real-time demand and supply conditions, enhancing voltage stability.</w:t>
      </w:r>
    </w:p>
    <w:p w14:paraId="58B1DE4B" w14:textId="656BF32E" w:rsidR="00463F5C" w:rsidRPr="005B2908" w:rsidRDefault="00463F5C">
      <w:pPr>
        <w:pStyle w:val="MDPI21heading1"/>
        <w:numPr>
          <w:ilvl w:val="0"/>
          <w:numId w:val="40"/>
        </w:numPr>
        <w:jc w:val="both"/>
        <w:rPr>
          <w:b w:val="0"/>
          <w:highlight w:val="lightGray"/>
          <w:rPrChange w:id="76" w:author="Mahmoud Kiasari" w:date="2024-09-14T12:17:00Z" w16du:dateUtc="2024-09-14T15:17:00Z">
            <w:rPr>
              <w:b w:val="0"/>
            </w:rPr>
          </w:rPrChange>
        </w:rPr>
        <w:pPrChange w:id="77" w:author="Mahmoud Kiasari" w:date="2024-09-14T12:17:00Z" w16du:dateUtc="2024-09-14T15:17:00Z">
          <w:pPr>
            <w:pStyle w:val="MDPI21heading1"/>
            <w:ind w:left="2968"/>
            <w:jc w:val="both"/>
          </w:pPr>
        </w:pPrChange>
      </w:pPr>
      <w:r w:rsidRPr="005B2908">
        <w:rPr>
          <w:bCs/>
          <w:highlight w:val="lightGray"/>
          <w:rPrChange w:id="78" w:author="Mahmoud Kiasari" w:date="2024-09-14T12:17:00Z" w16du:dateUtc="2024-09-14T15:17:00Z">
            <w:rPr>
              <w:b w:val="0"/>
            </w:rPr>
          </w:rPrChange>
        </w:rPr>
        <w:lastRenderedPageBreak/>
        <w:t>Comprehensive Evaluation:</w:t>
      </w:r>
      <w:r w:rsidRPr="005B2908">
        <w:rPr>
          <w:b w:val="0"/>
          <w:highlight w:val="lightGray"/>
          <w:rPrChange w:id="79" w:author="Mahmoud Kiasari" w:date="2024-09-14T12:17:00Z" w16du:dateUtc="2024-09-14T15:17:00Z">
            <w:rPr>
              <w:b w:val="0"/>
            </w:rPr>
          </w:rPrChange>
        </w:rPr>
        <w:t xml:space="preserve"> </w:t>
      </w:r>
      <w:r w:rsidR="00E315D3" w:rsidRPr="005B2908">
        <w:rPr>
          <w:b w:val="0"/>
          <w:highlight w:val="lightGray"/>
          <w:rPrChange w:id="80" w:author="Mahmoud Kiasari" w:date="2024-09-14T12:17:00Z" w16du:dateUtc="2024-09-14T15:17:00Z">
            <w:rPr>
              <w:b w:val="0"/>
            </w:rPr>
          </w:rPrChange>
        </w:rPr>
        <w:t>The proposed work is implemented on a 33-Bus IEEE sample network and demonstrated significant improvements in voltage profiles compared to individual and traditional optimization methods.</w:t>
      </w:r>
    </w:p>
    <w:p w14:paraId="2E9B19A6" w14:textId="7023A27A" w:rsidR="006C564E" w:rsidRPr="00BC4E0E" w:rsidRDefault="00800D38" w:rsidP="006C564E">
      <w:pPr>
        <w:pStyle w:val="MDPI21heading1"/>
        <w:jc w:val="both"/>
        <w:rPr>
          <w:b w:val="0"/>
        </w:rPr>
      </w:pPr>
      <w:r w:rsidRPr="00BC4E0E">
        <w:rPr>
          <w:b w:val="0"/>
        </w:rPr>
        <w:t xml:space="preserve">The work structure comprises five sections, covering the concept of </w:t>
      </w:r>
      <w:r w:rsidR="00182594">
        <w:rPr>
          <w:b w:val="0"/>
        </w:rPr>
        <w:t>DR</w:t>
      </w:r>
      <w:r w:rsidRPr="00BC4E0E">
        <w:rPr>
          <w:b w:val="0"/>
        </w:rPr>
        <w:t xml:space="preserve">, the proposed method, simulation results, and concluding remarks, with a focus on the technical and comprehensive exploration of </w:t>
      </w:r>
      <w:r w:rsidR="00182594">
        <w:rPr>
          <w:b w:val="0"/>
        </w:rPr>
        <w:t>DR</w:t>
      </w:r>
      <w:r w:rsidRPr="00BC4E0E">
        <w:rPr>
          <w:b w:val="0"/>
        </w:rPr>
        <w:t xml:space="preserve"> in microgrid management.</w:t>
      </w:r>
    </w:p>
    <w:p w14:paraId="0B3373F3" w14:textId="00B056C3" w:rsidR="00BD0D93" w:rsidRPr="00BC4E0E" w:rsidRDefault="009925A3" w:rsidP="009925A3">
      <w:pPr>
        <w:pStyle w:val="MDPI21heading1"/>
        <w:numPr>
          <w:ilvl w:val="1"/>
          <w:numId w:val="24"/>
        </w:numPr>
        <w:jc w:val="both"/>
      </w:pPr>
      <w:r w:rsidRPr="00BC4E0E">
        <w:t>DEMAND RESPONSE</w:t>
      </w:r>
    </w:p>
    <w:p w14:paraId="03B23317" w14:textId="4923EC29" w:rsidR="006538F1" w:rsidRPr="00BC4E0E" w:rsidRDefault="006538F1" w:rsidP="006538F1">
      <w:pPr>
        <w:pStyle w:val="MDPI21heading1"/>
        <w:jc w:val="both"/>
        <w:rPr>
          <w:b w:val="0"/>
        </w:rPr>
      </w:pPr>
      <w:r w:rsidRPr="00BC4E0E">
        <w:rPr>
          <w:b w:val="0"/>
        </w:rPr>
        <w:t>DR programs include methods of Demand Side Management (DSM), which refers to the change in the consumption of customers due to the change in the price of electricity in the market. It should be mentioned that some of these programs were also used in the traditional electricity system in the form of multi-tariff meters. Economists believe that price changes are the right way to encourage consumers to consume optimally. This kind of electricity pricing causes two long-term and short-term changes in the load consumption pattern. In the long run, the high price of electricity causes savings in electricity consumption. If the price difference between the tariffs of peak hours and off-peak hours is large, consumers are encouraged to install energy storage devices so that they can avoid the consumption of electric energy during peak hours when the price of electricity is high. Therefore, in the long term, creating different tariffs for electricity consumption will increase the efficiency of energy expenditures. Also, in the short term, some customers can reduce their electricity usage or transfer it to off-peak hours. For example, an industrial consumer, if it is not profitable to produce the product during the peak hours of electricity consumption, considering the price of electricity during these hours, will give up the production of goods during these hours.</w:t>
      </w:r>
    </w:p>
    <w:p w14:paraId="665E9A8C" w14:textId="7DFCE19F" w:rsidR="006538F1" w:rsidRPr="00BC4E0E" w:rsidRDefault="006538F1" w:rsidP="006538F1">
      <w:pPr>
        <w:pStyle w:val="MDPI21heading1"/>
        <w:jc w:val="both"/>
        <w:rPr>
          <w:b w:val="0"/>
        </w:rPr>
      </w:pPr>
      <w:r w:rsidRPr="00BC4E0E">
        <w:rPr>
          <w:b w:val="0"/>
        </w:rPr>
        <w:t xml:space="preserve">Also, the </w:t>
      </w:r>
      <w:r w:rsidR="005A4F7B">
        <w:rPr>
          <w:b w:val="0"/>
        </w:rPr>
        <w:t>DR</w:t>
      </w:r>
      <w:r w:rsidRPr="00BC4E0E">
        <w:rPr>
          <w:b w:val="0"/>
        </w:rPr>
        <w:t xml:space="preserve"> program can change the form of electricity consumption in such a way that the peak load of the system is reduced, and the usage of electricity is transferred to off-peak hours. Also, the response to the demand can be in the form of replacing the electricity supplied by the power system with domestic production. </w:t>
      </w:r>
      <w:r w:rsidR="00AD1AFC">
        <w:rPr>
          <w:b w:val="0"/>
        </w:rPr>
        <w:t>I</w:t>
      </w:r>
      <w:r w:rsidRPr="00BC4E0E">
        <w:rPr>
          <w:b w:val="0"/>
        </w:rPr>
        <w:t xml:space="preserve">mplementing </w:t>
      </w:r>
      <w:r w:rsidR="00164D64">
        <w:rPr>
          <w:b w:val="0"/>
        </w:rPr>
        <w:t>DR</w:t>
      </w:r>
      <w:r w:rsidRPr="00BC4E0E">
        <w:rPr>
          <w:b w:val="0"/>
        </w:rPr>
        <w:t xml:space="preserve"> programs</w:t>
      </w:r>
      <w:r w:rsidR="00AD1AFC">
        <w:rPr>
          <w:b w:val="0"/>
        </w:rPr>
        <w:t xml:space="preserve"> is very important because e</w:t>
      </w:r>
      <w:r w:rsidRPr="00BC4E0E">
        <w:rPr>
          <w:b w:val="0"/>
        </w:rPr>
        <w:t xml:space="preserve">lectricity </w:t>
      </w:r>
      <w:r w:rsidR="00AD1AFC">
        <w:rPr>
          <w:b w:val="0"/>
        </w:rPr>
        <w:t xml:space="preserve">is not </w:t>
      </w:r>
      <w:r w:rsidR="00AD1AFC" w:rsidRPr="00375CC7">
        <w:rPr>
          <w:b w:val="0"/>
          <w:color w:val="171717" w:themeColor="background2" w:themeShade="1A"/>
        </w:rPr>
        <w:t>prefer</w:t>
      </w:r>
      <w:r w:rsidR="00197FF7" w:rsidRPr="00375CC7">
        <w:rPr>
          <w:b w:val="0"/>
          <w:color w:val="171717" w:themeColor="background2" w:themeShade="1A"/>
        </w:rPr>
        <w:t>r</w:t>
      </w:r>
      <w:r w:rsidR="00AD1AFC" w:rsidRPr="00375CC7">
        <w:rPr>
          <w:b w:val="0"/>
          <w:color w:val="171717" w:themeColor="background2" w:themeShade="1A"/>
        </w:rPr>
        <w:t>ed</w:t>
      </w:r>
      <w:r w:rsidR="00AD1AFC" w:rsidRPr="00BC4E0E">
        <w:rPr>
          <w:b w:val="0"/>
        </w:rPr>
        <w:t xml:space="preserve"> </w:t>
      </w:r>
      <w:r w:rsidR="00375CC7" w:rsidRPr="00BC4E0E">
        <w:rPr>
          <w:b w:val="0"/>
        </w:rPr>
        <w:t>to be</w:t>
      </w:r>
      <w:r w:rsidRPr="00BC4E0E">
        <w:rPr>
          <w:b w:val="0"/>
        </w:rPr>
        <w:t xml:space="preserve"> widely stored at the level of the</w:t>
      </w:r>
      <w:r w:rsidR="00AD1AFC">
        <w:rPr>
          <w:b w:val="0"/>
        </w:rPr>
        <w:t xml:space="preserve"> </w:t>
      </w:r>
      <w:r w:rsidR="00AC4102">
        <w:rPr>
          <w:b w:val="0"/>
        </w:rPr>
        <w:t>high</w:t>
      </w:r>
      <w:r w:rsidR="00AC4102" w:rsidRPr="00BC4E0E">
        <w:rPr>
          <w:b w:val="0"/>
        </w:rPr>
        <w:t>-power</w:t>
      </w:r>
      <w:r w:rsidRPr="00BC4E0E">
        <w:rPr>
          <w:b w:val="0"/>
        </w:rPr>
        <w:t xml:space="preserve"> system</w:t>
      </w:r>
      <w:r w:rsidR="00AD1AFC">
        <w:rPr>
          <w:b w:val="0"/>
        </w:rPr>
        <w:t>s generation</w:t>
      </w:r>
      <w:r w:rsidRPr="00BC4E0E">
        <w:rPr>
          <w:b w:val="0"/>
        </w:rPr>
        <w:t xml:space="preserve">, so the amount of production capacity available always must be equal to or greater than the total load of system consumers. In addition, the cost of installing power plant units is very high and time-consuming. By implementing a </w:t>
      </w:r>
      <w:r w:rsidR="005A4F7B">
        <w:rPr>
          <w:b w:val="0"/>
        </w:rPr>
        <w:t>DR</w:t>
      </w:r>
      <w:r w:rsidRPr="00BC4E0E">
        <w:rPr>
          <w:b w:val="0"/>
        </w:rPr>
        <w:t>, the consumption of consumers who tend to reduce their consumption during peak hours will be reduced, thereby avoiding the additional cost of creating generation capacity for a short period of time each year.</w:t>
      </w:r>
    </w:p>
    <w:p w14:paraId="565BD89B" w14:textId="1D4510F3" w:rsidR="006538F1" w:rsidRPr="00BC4E0E" w:rsidRDefault="006538F1" w:rsidP="006538F1">
      <w:pPr>
        <w:pStyle w:val="MDPI21heading1"/>
        <w:jc w:val="both"/>
        <w:rPr>
          <w:b w:val="0"/>
        </w:rPr>
      </w:pPr>
      <w:r w:rsidRPr="00BC4E0E">
        <w:rPr>
          <w:b w:val="0"/>
        </w:rPr>
        <w:t>D</w:t>
      </w:r>
      <w:r w:rsidR="006D6ADB">
        <w:rPr>
          <w:b w:val="0"/>
        </w:rPr>
        <w:t>R</w:t>
      </w:r>
      <w:r w:rsidRPr="00BC4E0E">
        <w:rPr>
          <w:b w:val="0"/>
        </w:rPr>
        <w:t xml:space="preserve"> can also increase system reliability. </w:t>
      </w:r>
      <w:r w:rsidR="00AD1AFC">
        <w:rPr>
          <w:b w:val="0"/>
        </w:rPr>
        <w:t>T</w:t>
      </w:r>
      <w:r w:rsidRPr="00BC4E0E">
        <w:rPr>
          <w:b w:val="0"/>
        </w:rPr>
        <w:t xml:space="preserve">hese </w:t>
      </w:r>
      <w:r w:rsidR="00AD1AFC">
        <w:rPr>
          <w:b w:val="0"/>
        </w:rPr>
        <w:t xml:space="preserve">strategical </w:t>
      </w:r>
      <w:r w:rsidRPr="00BC4E0E">
        <w:rPr>
          <w:b w:val="0"/>
        </w:rPr>
        <w:t>programs can often reduce some of the consumption and solve the problem of system or local capacity limitations. In emergency situations or when system reserve levels are low, the power company must ration power to consumers to prevent cascading outages and maintain system integrity. But the provision of load-shedding services by consumers reduces the losses caused by involuntary load-shedding. Because the voluntary participation of consumers in establishing the balance of production and consumption in emergency situations is more economical and appropriate than cutting off consumption</w:t>
      </w:r>
      <w:r w:rsidR="00A127AC">
        <w:rPr>
          <w:b w:val="0"/>
        </w:rPr>
        <w:t>.</w:t>
      </w:r>
      <w:r w:rsidRPr="00BC4E0E">
        <w:rPr>
          <w:b w:val="0"/>
        </w:rPr>
        <w:t xml:space="preserve"> Also, the real price of electricity can be used to reduce the load to solve the problem of the limited capacity of the system.</w:t>
      </w:r>
      <w:ins w:id="81" w:author="Mahmoud Kiasari" w:date="2024-09-14T12:18:00Z" w16du:dateUtc="2024-09-14T15:18:00Z">
        <w:r w:rsidR="005B2908">
          <w:rPr>
            <w:b w:val="0"/>
          </w:rPr>
          <w:t xml:space="preserve"> The DR program can be </w:t>
        </w:r>
      </w:ins>
      <w:ins w:id="82" w:author="Mahmoud Kiasari" w:date="2024-09-14T12:19:00Z" w16du:dateUtc="2024-09-14T15:19:00Z">
        <w:r w:rsidR="005B2908">
          <w:rPr>
            <w:b w:val="0"/>
          </w:rPr>
          <w:t>classified</w:t>
        </w:r>
      </w:ins>
      <w:ins w:id="83" w:author="Mahmoud Kiasari" w:date="2024-09-14T12:18:00Z" w16du:dateUtc="2024-09-14T15:18:00Z">
        <w:r w:rsidR="005B2908">
          <w:rPr>
            <w:b w:val="0"/>
          </w:rPr>
          <w:t xml:space="preserve"> into two categories as follows.</w:t>
        </w:r>
      </w:ins>
    </w:p>
    <w:p w14:paraId="1C9193CB" w14:textId="7496BB1C" w:rsidR="006538F1" w:rsidRPr="005B2908" w:rsidDel="005B2908" w:rsidRDefault="006538F1" w:rsidP="006538F1">
      <w:pPr>
        <w:pStyle w:val="MDPI21heading1"/>
        <w:jc w:val="both"/>
        <w:rPr>
          <w:del w:id="84" w:author="Mahmoud Kiasari" w:date="2024-09-14T12:18:00Z" w16du:dateUtc="2024-09-14T15:18:00Z"/>
          <w:b w:val="0"/>
          <w:highlight w:val="lightGray"/>
          <w:rPrChange w:id="85" w:author="Mahmoud Kiasari" w:date="2024-09-14T12:19:00Z" w16du:dateUtc="2024-09-14T15:19:00Z">
            <w:rPr>
              <w:del w:id="86" w:author="Mahmoud Kiasari" w:date="2024-09-14T12:18:00Z" w16du:dateUtc="2024-09-14T15:18:00Z"/>
              <w:bCs/>
            </w:rPr>
          </w:rPrChange>
        </w:rPr>
      </w:pPr>
      <w:del w:id="87" w:author="Mahmoud Kiasari" w:date="2024-09-14T12:18:00Z" w16du:dateUtc="2024-09-14T15:18:00Z">
        <w:r w:rsidRPr="005B2908" w:rsidDel="005B2908">
          <w:rPr>
            <w:b w:val="0"/>
            <w:highlight w:val="lightGray"/>
            <w:rPrChange w:id="88" w:author="Mahmoud Kiasari" w:date="2024-09-14T12:19:00Z" w16du:dateUtc="2024-09-14T15:19:00Z">
              <w:rPr>
                <w:b w:val="0"/>
                <w:bCs/>
              </w:rPr>
            </w:rPrChange>
          </w:rPr>
          <w:delText xml:space="preserve">The </w:delText>
        </w:r>
        <w:r w:rsidR="006D6ADB" w:rsidRPr="005B2908" w:rsidDel="005B2908">
          <w:rPr>
            <w:b w:val="0"/>
            <w:highlight w:val="lightGray"/>
            <w:rPrChange w:id="89" w:author="Mahmoud Kiasari" w:date="2024-09-14T12:19:00Z" w16du:dateUtc="2024-09-14T15:19:00Z">
              <w:rPr>
                <w:b w:val="0"/>
                <w:bCs/>
              </w:rPr>
            </w:rPrChange>
          </w:rPr>
          <w:delText>DR</w:delText>
        </w:r>
        <w:r w:rsidRPr="005B2908" w:rsidDel="005B2908">
          <w:rPr>
            <w:b w:val="0"/>
            <w:highlight w:val="lightGray"/>
            <w:rPrChange w:id="90" w:author="Mahmoud Kiasari" w:date="2024-09-14T12:19:00Z" w16du:dateUtc="2024-09-14T15:19:00Z">
              <w:rPr>
                <w:b w:val="0"/>
                <w:bCs/>
              </w:rPr>
            </w:rPrChange>
          </w:rPr>
          <w:delText xml:space="preserve"> program can be classified as follows:</w:delText>
        </w:r>
      </w:del>
    </w:p>
    <w:p w14:paraId="17DF924A" w14:textId="4EB8092D" w:rsidR="006538F1" w:rsidRPr="005B2908" w:rsidRDefault="006538F1" w:rsidP="006538F1">
      <w:pPr>
        <w:pStyle w:val="MDPI21heading1"/>
        <w:jc w:val="both"/>
        <w:rPr>
          <w:b w:val="0"/>
          <w:highlight w:val="lightGray"/>
          <w:rPrChange w:id="91" w:author="Mahmoud Kiasari" w:date="2024-09-14T12:19:00Z" w16du:dateUtc="2024-09-14T15:19:00Z">
            <w:rPr>
              <w:b w:val="0"/>
            </w:rPr>
          </w:rPrChange>
        </w:rPr>
      </w:pPr>
      <w:del w:id="92" w:author="Mahmoud Kiasari" w:date="2024-09-14T12:18:00Z" w16du:dateUtc="2024-09-14T15:18:00Z">
        <w:r w:rsidRPr="005B2908" w:rsidDel="005B2908">
          <w:rPr>
            <w:b w:val="0"/>
            <w:highlight w:val="lightGray"/>
            <w:rPrChange w:id="93" w:author="Mahmoud Kiasari" w:date="2024-09-14T12:19:00Z" w16du:dateUtc="2024-09-14T15:19:00Z">
              <w:rPr>
                <w:b w:val="0"/>
              </w:rPr>
            </w:rPrChange>
          </w:rPr>
          <w:delText xml:space="preserve">. </w:delText>
        </w:r>
      </w:del>
      <w:r w:rsidRPr="005B2908">
        <w:rPr>
          <w:b w:val="0"/>
          <w:highlight w:val="lightGray"/>
          <w:rPrChange w:id="94" w:author="Mahmoud Kiasari" w:date="2024-09-14T12:19:00Z" w16du:dateUtc="2024-09-14T15:19:00Z">
            <w:rPr>
              <w:bCs/>
            </w:rPr>
          </w:rPrChange>
        </w:rPr>
        <w:t>Price-based</w:t>
      </w:r>
      <w:r w:rsidRPr="005B2908">
        <w:rPr>
          <w:b w:val="0"/>
          <w:highlight w:val="lightGray"/>
          <w:rPrChange w:id="95" w:author="Mahmoud Kiasari" w:date="2024-09-14T12:19:00Z" w16du:dateUtc="2024-09-14T15:19:00Z">
            <w:rPr>
              <w:b w:val="0"/>
            </w:rPr>
          </w:rPrChange>
        </w:rPr>
        <w:t xml:space="preserve"> </w:t>
      </w:r>
      <w:r w:rsidR="006D6ADB" w:rsidRPr="005B2908">
        <w:rPr>
          <w:b w:val="0"/>
          <w:highlight w:val="lightGray"/>
          <w:rPrChange w:id="96" w:author="Mahmoud Kiasari" w:date="2024-09-14T12:19:00Z" w16du:dateUtc="2024-09-14T15:19:00Z">
            <w:rPr>
              <w:bCs/>
            </w:rPr>
          </w:rPrChange>
        </w:rPr>
        <w:t>DR</w:t>
      </w:r>
      <w:r w:rsidRPr="005B2908">
        <w:rPr>
          <w:b w:val="0"/>
          <w:highlight w:val="lightGray"/>
          <w:rPrChange w:id="97" w:author="Mahmoud Kiasari" w:date="2024-09-14T12:19:00Z" w16du:dateUtc="2024-09-14T15:19:00Z">
            <w:rPr>
              <w:b w:val="0"/>
            </w:rPr>
          </w:rPrChange>
        </w:rPr>
        <w:t xml:space="preserve"> such as Real-Time Pricing (RTP), Critical Peak Pricing (CPP) and Time of Use (TOU) tariffs </w:t>
      </w:r>
      <w:r w:rsidR="00A127AC" w:rsidRPr="005B2908">
        <w:rPr>
          <w:b w:val="0"/>
          <w:highlight w:val="lightGray"/>
          <w:rPrChange w:id="98" w:author="Mahmoud Kiasari" w:date="2024-09-14T12:19:00Z" w16du:dateUtc="2024-09-14T15:19:00Z">
            <w:rPr>
              <w:b w:val="0"/>
            </w:rPr>
          </w:rPrChange>
        </w:rPr>
        <w:t xml:space="preserve">that </w:t>
      </w:r>
      <w:r w:rsidRPr="005B2908">
        <w:rPr>
          <w:b w:val="0"/>
          <w:highlight w:val="lightGray"/>
          <w:rPrChange w:id="99" w:author="Mahmoud Kiasari" w:date="2024-09-14T12:19:00Z" w16du:dateUtc="2024-09-14T15:19:00Z">
            <w:rPr>
              <w:b w:val="0"/>
            </w:rPr>
          </w:rPrChange>
        </w:rPr>
        <w:t>offer customers different rates that reflect the value and cost of electricity over different time periods. With this information, customers tend to use less electricity when electricity prices are high.</w:t>
      </w:r>
    </w:p>
    <w:p w14:paraId="6AF8884D" w14:textId="5B722F6F" w:rsidR="009925A3" w:rsidRDefault="006538F1" w:rsidP="006538F1">
      <w:pPr>
        <w:pStyle w:val="MDPI21heading1"/>
        <w:jc w:val="both"/>
        <w:rPr>
          <w:b w:val="0"/>
        </w:rPr>
      </w:pPr>
      <w:del w:id="100" w:author="Mahmoud Kiasari" w:date="2024-09-14T12:19:00Z" w16du:dateUtc="2024-09-14T15:19:00Z">
        <w:r w:rsidRPr="005B2908" w:rsidDel="005B2908">
          <w:rPr>
            <w:b w:val="0"/>
            <w:highlight w:val="lightGray"/>
            <w:rPrChange w:id="101" w:author="Mahmoud Kiasari" w:date="2024-09-14T12:19:00Z" w16du:dateUtc="2024-09-14T15:19:00Z">
              <w:rPr>
                <w:bCs/>
              </w:rPr>
            </w:rPrChange>
          </w:rPr>
          <w:lastRenderedPageBreak/>
          <w:delText xml:space="preserve">. </w:delText>
        </w:r>
      </w:del>
      <w:r w:rsidRPr="005B2908">
        <w:rPr>
          <w:b w:val="0"/>
          <w:highlight w:val="lightGray"/>
          <w:rPrChange w:id="102" w:author="Mahmoud Kiasari" w:date="2024-09-14T12:19:00Z" w16du:dateUtc="2024-09-14T15:19:00Z">
            <w:rPr>
              <w:bCs/>
            </w:rPr>
          </w:rPrChange>
        </w:rPr>
        <w:t>Incentive-based</w:t>
      </w:r>
      <w:r w:rsidR="006D6ADB" w:rsidRPr="005B2908">
        <w:rPr>
          <w:b w:val="0"/>
          <w:highlight w:val="lightGray"/>
          <w:rPrChange w:id="103" w:author="Mahmoud Kiasari" w:date="2024-09-14T12:19:00Z" w16du:dateUtc="2024-09-14T15:19:00Z">
            <w:rPr>
              <w:b w:val="0"/>
            </w:rPr>
          </w:rPrChange>
        </w:rPr>
        <w:t xml:space="preserve"> </w:t>
      </w:r>
      <w:r w:rsidR="006D6ADB" w:rsidRPr="005B2908">
        <w:rPr>
          <w:b w:val="0"/>
          <w:highlight w:val="lightGray"/>
          <w:rPrChange w:id="104" w:author="Mahmoud Kiasari" w:date="2024-09-14T12:19:00Z" w16du:dateUtc="2024-09-14T15:19:00Z">
            <w:rPr>
              <w:bCs/>
            </w:rPr>
          </w:rPrChange>
        </w:rPr>
        <w:t>DR</w:t>
      </w:r>
      <w:r w:rsidRPr="005B2908">
        <w:rPr>
          <w:b w:val="0"/>
          <w:highlight w:val="lightGray"/>
          <w:rPrChange w:id="105" w:author="Mahmoud Kiasari" w:date="2024-09-14T12:19:00Z" w16du:dateUtc="2024-09-14T15:19:00Z">
            <w:rPr>
              <w:b w:val="0"/>
            </w:rPr>
          </w:rPrChange>
        </w:rPr>
        <w:t xml:space="preserve"> </w:t>
      </w:r>
      <w:r w:rsidR="00A127AC" w:rsidRPr="005B2908">
        <w:rPr>
          <w:b w:val="0"/>
          <w:highlight w:val="lightGray"/>
          <w:rPrChange w:id="106" w:author="Mahmoud Kiasari" w:date="2024-09-14T12:19:00Z" w16du:dateUtc="2024-09-14T15:19:00Z">
            <w:rPr>
              <w:b w:val="0"/>
            </w:rPr>
          </w:rPrChange>
        </w:rPr>
        <w:t xml:space="preserve">that </w:t>
      </w:r>
      <w:r w:rsidR="005A4F7B" w:rsidRPr="005B2908">
        <w:rPr>
          <w:b w:val="0"/>
          <w:highlight w:val="lightGray"/>
          <w:rPrChange w:id="107" w:author="Mahmoud Kiasari" w:date="2024-09-14T12:19:00Z" w16du:dateUtc="2024-09-14T15:19:00Z">
            <w:rPr>
              <w:b w:val="0"/>
            </w:rPr>
          </w:rPrChange>
        </w:rPr>
        <w:t>pays</w:t>
      </w:r>
      <w:r w:rsidRPr="005B2908">
        <w:rPr>
          <w:b w:val="0"/>
          <w:highlight w:val="lightGray"/>
          <w:rPrChange w:id="108" w:author="Mahmoud Kiasari" w:date="2024-09-14T12:19:00Z" w16du:dateUtc="2024-09-14T15:19:00Z">
            <w:rPr>
              <w:b w:val="0"/>
            </w:rPr>
          </w:rPrChange>
        </w:rPr>
        <w:t xml:space="preserve"> participating customers to reduce their loads during times of demand supported by the program, which are either caused by grid reliability </w:t>
      </w:r>
      <w:r w:rsidR="00763927" w:rsidRPr="005B2908">
        <w:rPr>
          <w:b w:val="0"/>
          <w:highlight w:val="lightGray"/>
          <w:rPrChange w:id="109" w:author="Mahmoud Kiasari" w:date="2024-09-14T12:19:00Z" w16du:dateUtc="2024-09-14T15:19:00Z">
            <w:rPr>
              <w:b w:val="0"/>
            </w:rPr>
          </w:rPrChange>
        </w:rPr>
        <w:t>problems</w:t>
      </w:r>
      <w:r w:rsidRPr="005B2908">
        <w:rPr>
          <w:b w:val="0"/>
          <w:highlight w:val="lightGray"/>
          <w:rPrChange w:id="110" w:author="Mahmoud Kiasari" w:date="2024-09-14T12:19:00Z" w16du:dateUtc="2024-09-14T15:19:00Z">
            <w:rPr>
              <w:b w:val="0"/>
            </w:rPr>
          </w:rPrChange>
        </w:rPr>
        <w:t xml:space="preserve"> or high electricity prices.</w:t>
      </w:r>
    </w:p>
    <w:p w14:paraId="5D8DE50A" w14:textId="77777777" w:rsidR="009A6988" w:rsidRDefault="009A6988" w:rsidP="00ED74EC">
      <w:pPr>
        <w:pStyle w:val="MDPI21heading1"/>
        <w:rPr>
          <w:b w:val="0"/>
        </w:rPr>
      </w:pPr>
      <w:r>
        <w:rPr>
          <w:bCs/>
          <w:noProof/>
        </w:rPr>
        <w:drawing>
          <wp:inline distT="0" distB="0" distL="0" distR="0" wp14:anchorId="523A8745" wp14:editId="552E2012">
            <wp:extent cx="3626433" cy="2836545"/>
            <wp:effectExtent l="0" t="0" r="0" b="0"/>
            <wp:docPr id="760807141" name="Picture 3"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07141" name="Picture 3" descr="A diagram of a pro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3431" cy="2857663"/>
                    </a:xfrm>
                    <a:prstGeom prst="rect">
                      <a:avLst/>
                    </a:prstGeom>
                    <a:noFill/>
                  </pic:spPr>
                </pic:pic>
              </a:graphicData>
            </a:graphic>
          </wp:inline>
        </w:drawing>
      </w:r>
    </w:p>
    <w:p w14:paraId="7686FDC9" w14:textId="764C05F8" w:rsidR="005B14E5" w:rsidRPr="009A6988" w:rsidRDefault="008C4420" w:rsidP="009A6988">
      <w:pPr>
        <w:pStyle w:val="MDPI21heading1"/>
        <w:jc w:val="both"/>
        <w:rPr>
          <w:b w:val="0"/>
        </w:rPr>
      </w:pPr>
      <w:r w:rsidRPr="00BC4E0E">
        <w:t>Figure 1.</w:t>
      </w:r>
      <w:r w:rsidR="008610B2" w:rsidRPr="00BC4E0E">
        <w:t xml:space="preserve"> </w:t>
      </w:r>
      <w:r w:rsidR="008610B2" w:rsidRPr="00BC4E0E">
        <w:rPr>
          <w:b w:val="0"/>
          <w:bCs/>
        </w:rPr>
        <w:t>Demand response programs</w:t>
      </w:r>
      <w:r w:rsidR="00135D69">
        <w:rPr>
          <w:b w:val="0"/>
          <w:bCs/>
        </w:rPr>
        <w:t xml:space="preserve"> [6]</w:t>
      </w:r>
      <w:r w:rsidR="00B1593D">
        <w:rPr>
          <w:b w:val="0"/>
          <w:bCs/>
        </w:rPr>
        <w:t>.</w:t>
      </w:r>
    </w:p>
    <w:p w14:paraId="77322401" w14:textId="1E19A2AE" w:rsidR="008610B2" w:rsidRPr="00BC4E0E" w:rsidRDefault="005048E2" w:rsidP="006538F1">
      <w:pPr>
        <w:pStyle w:val="MDPI21heading1"/>
        <w:jc w:val="both"/>
        <w:rPr>
          <w:b w:val="0"/>
        </w:rPr>
      </w:pPr>
      <w:r w:rsidRPr="00BC4E0E">
        <w:rPr>
          <w:b w:val="0"/>
        </w:rPr>
        <w:t>As shown in Fig</w:t>
      </w:r>
      <w:r w:rsidR="00366EFE">
        <w:rPr>
          <w:b w:val="0"/>
        </w:rPr>
        <w:t>ure</w:t>
      </w:r>
      <w:r w:rsidRPr="00BC4E0E">
        <w:rPr>
          <w:b w:val="0"/>
        </w:rPr>
        <w:t xml:space="preserve"> 1, time-varying retail tariffs include TOU, RTP, and CPP rates, which can be characterized as “price-based” </w:t>
      </w:r>
      <w:r w:rsidR="005720BB">
        <w:rPr>
          <w:b w:val="0"/>
        </w:rPr>
        <w:t>DR</w:t>
      </w:r>
      <w:r w:rsidRPr="00BC4E0E">
        <w:rPr>
          <w:b w:val="0"/>
        </w:rPr>
        <w:t xml:space="preserve">. In these tariff options, the price of electricity fluctuates according to changes in the basic costs of electricity production. Customers receiving these rates can reduce their electricity bills if they respond by timing their electricity use to take advantage of lower-priced periods and/or avoid using when prices are higher. Customer response is typically driven by an internal economic decision-making process, and any load shifting is entirely voluntary. Incentive-based </w:t>
      </w:r>
      <w:r w:rsidR="00DD3CEA">
        <w:rPr>
          <w:b w:val="0"/>
        </w:rPr>
        <w:t xml:space="preserve">DR </w:t>
      </w:r>
      <w:r w:rsidRPr="00BC4E0E">
        <w:rPr>
          <w:b w:val="0"/>
        </w:rPr>
        <w:t xml:space="preserve">programs represent contractual arrangements designed by policymakers, grid operators, and utilities to reduce demand from customers during critical times. These programs incentivize participating customers to reduce load during peak periods. Incentives may take the form of explicit bill credits or payments for pre-contractual or metered load reductions. Customer registration and response is voluntary, although some demand response programs impose penalties on customers who register but do not respond when events are announced or meet their contractual obligations. To encourage curtailment during peak demand, many companies have already implemented TOU rates or have plans to introduce such rates (Apolinario et al., 2004; Shin, 1994). The main purpose of applying such a program is to reduce the load curve during peak periods. However, some companies implemented these programs in peak periods as mandatory. Schedules can be successfully implemented if you have peak customer demand during the day. On the other hand, voluntarily maintaining the schedule for customers during the peak period (economic decision) does not create any obligation for customers to reduce the load during peak periods. In this case, the utility load factor cannot be meaningful for such applications when most customers do not have peak periods. A review of daily load curves for commercial and industrial customers is the first step towards the implementation appropriate </w:t>
      </w:r>
      <w:r w:rsidR="00DD3CEA">
        <w:rPr>
          <w:b w:val="0"/>
        </w:rPr>
        <w:t>DR p</w:t>
      </w:r>
      <w:r w:rsidRPr="00BC4E0E">
        <w:rPr>
          <w:b w:val="0"/>
        </w:rPr>
        <w:t xml:space="preserve">rogram </w:t>
      </w:r>
      <w:proofErr w:type="gramStart"/>
      <w:r w:rsidRPr="00BC4E0E">
        <w:rPr>
          <w:b w:val="0"/>
        </w:rPr>
        <w:t>In</w:t>
      </w:r>
      <w:proofErr w:type="gramEnd"/>
      <w:r w:rsidRPr="00BC4E0E">
        <w:rPr>
          <w:b w:val="0"/>
        </w:rPr>
        <w:t xml:space="preserve"> this study, industrial and commercial field data are reviewed and analyzed, suggesting that incentive-based programs are better than pricing tariffs. Various statistical studies on daily load curves in KSA industries (a crucial part of Saudi Arabia's economic vision) have led to the classification of consumers connected to medium voltage lines in many classes of uses with use during peak or off-peak hours. According to the data classified and analyzed here, this study encourages the company to apply the appropriate solution of load </w:t>
      </w:r>
      <w:r w:rsidRPr="00BC4E0E">
        <w:rPr>
          <w:b w:val="0"/>
        </w:rPr>
        <w:lastRenderedPageBreak/>
        <w:t>management programs based on an incentive response with a penalty during peak demands.</w:t>
      </w:r>
    </w:p>
    <w:p w14:paraId="0CD26B7A" w14:textId="3379723F" w:rsidR="00F6549E" w:rsidRPr="00BC4E0E" w:rsidRDefault="008422C3" w:rsidP="008422C3">
      <w:pPr>
        <w:pStyle w:val="MDPI21heading1"/>
        <w:numPr>
          <w:ilvl w:val="1"/>
          <w:numId w:val="24"/>
        </w:numPr>
        <w:jc w:val="both"/>
      </w:pPr>
      <w:r w:rsidRPr="00BC4E0E">
        <w:t>Definition of Voltage Deviation</w:t>
      </w:r>
    </w:p>
    <w:p w14:paraId="47F19FB1" w14:textId="62F7419F" w:rsidR="008422C3" w:rsidRPr="00FB1EDE" w:rsidRDefault="00CF011B" w:rsidP="008422C3">
      <w:pPr>
        <w:pStyle w:val="MDPI21heading1"/>
        <w:jc w:val="both"/>
        <w:rPr>
          <w:b w:val="0"/>
        </w:rPr>
      </w:pPr>
      <w:r w:rsidRPr="00BC4E0E">
        <w:rPr>
          <w:b w:val="0"/>
        </w:rPr>
        <w:t>When</w:t>
      </w:r>
      <w:r w:rsidR="00C84035" w:rsidRPr="00BC4E0E">
        <w:rPr>
          <w:b w:val="0"/>
        </w:rPr>
        <w:t xml:space="preserve"> the voltage of </w:t>
      </w:r>
      <w:r w:rsidR="00041E43" w:rsidRPr="00375CC7">
        <w:rPr>
          <w:b w:val="0"/>
          <w:color w:val="171717" w:themeColor="background2" w:themeShade="1A"/>
        </w:rPr>
        <w:t xml:space="preserve">a </w:t>
      </w:r>
      <w:r w:rsidR="00C84035" w:rsidRPr="00BC4E0E">
        <w:rPr>
          <w:b w:val="0"/>
        </w:rPr>
        <w:t xml:space="preserve">power grid changes slowly (less than 1 % per second), the difference between practical and normal voltage is known as "Voltage Deviation". There are some factors that have effects on voltage level, like transmission path, supply distance, power flow dispersion, voltage management and reactive power compensation. </w:t>
      </w:r>
      <w:r w:rsidR="00375CC7" w:rsidRPr="00BC4E0E">
        <w:rPr>
          <w:b w:val="0"/>
        </w:rPr>
        <w:t>Voltage</w:t>
      </w:r>
      <w:r w:rsidR="00C84035" w:rsidRPr="00BC4E0E">
        <w:rPr>
          <w:b w:val="0"/>
        </w:rPr>
        <w:t xml:space="preserve"> deviation is a main factor of power quality [</w:t>
      </w:r>
      <w:r w:rsidR="0087126F">
        <w:rPr>
          <w:b w:val="0"/>
        </w:rPr>
        <w:t>10</w:t>
      </w:r>
      <w:r w:rsidR="00C84035" w:rsidRPr="00BC4E0E">
        <w:rPr>
          <w:b w:val="0"/>
        </w:rPr>
        <w:t xml:space="preserve">]. The voltage deviation formula, as per various </w:t>
      </w:r>
      <w:r w:rsidR="00C84035" w:rsidRPr="00FB1EDE">
        <w:rPr>
          <w:b w:val="0"/>
        </w:rPr>
        <w:t>power quality standards, typically measures the deviation of the actual voltage from the nominal voltage and is given by:</w:t>
      </w:r>
    </w:p>
    <w:p w14:paraId="0887C439" w14:textId="79FA6A64" w:rsidR="007A57A3" w:rsidRPr="00BC4E0E" w:rsidRDefault="00FB1EDE" w:rsidP="00375CC7">
      <w:pPr>
        <w:pStyle w:val="MDPI21heading1"/>
        <w:ind w:left="0"/>
        <w:jc w:val="both"/>
        <w:rPr>
          <w:b w:val="0"/>
          <w:bCs/>
          <w:lang w:val="en-CA"/>
        </w:rPr>
      </w:pPr>
      <m:oMath>
        <m:r>
          <m:rPr>
            <m:sty m:val="bi"/>
          </m:rPr>
          <w:rPr>
            <w:rFonts w:ascii="Cambria Math" w:hAnsi="Cambria Math"/>
            <w:color w:val="auto"/>
            <w:sz w:val="18"/>
            <w:szCs w:val="18"/>
            <w:lang w:val="pl-PL"/>
          </w:rPr>
          <m:t xml:space="preserve">                                                                      </m:t>
        </m:r>
        <m:r>
          <m:rPr>
            <m:sty m:val="bi"/>
          </m:rPr>
          <w:rPr>
            <w:rFonts w:ascii="Cambria Math" w:hAnsi="Cambria Math"/>
            <w:color w:val="auto"/>
            <w:sz w:val="18"/>
            <w:szCs w:val="18"/>
            <w:highlight w:val="lightGray"/>
            <w:lang w:val="pl-PL"/>
            <w:rPrChange w:id="111" w:author="Mahmoud Kiasari" w:date="2024-09-14T12:19:00Z" w16du:dateUtc="2024-09-14T15:19:00Z">
              <w:rPr>
                <w:rFonts w:ascii="Cambria Math" w:hAnsi="Cambria Math"/>
                <w:color w:val="auto"/>
                <w:sz w:val="18"/>
                <w:szCs w:val="18"/>
                <w:lang w:val="pl-PL"/>
              </w:rPr>
            </w:rPrChange>
          </w:rPr>
          <m:t>Voltage</m:t>
        </m:r>
        <m:r>
          <m:rPr>
            <m:sty m:val="b"/>
          </m:rPr>
          <w:rPr>
            <w:rFonts w:ascii="Cambria Math" w:hAnsi="Cambria Math"/>
            <w:color w:val="auto"/>
            <w:sz w:val="18"/>
            <w:szCs w:val="18"/>
            <w:highlight w:val="lightGray"/>
            <w:lang w:val="pl-PL"/>
            <w:rPrChange w:id="112" w:author="Mahmoud Kiasari" w:date="2024-09-14T12:19:00Z" w16du:dateUtc="2024-09-14T15:19:00Z">
              <w:rPr>
                <w:rFonts w:ascii="Cambria Math" w:hAnsi="Cambria Math"/>
                <w:color w:val="auto"/>
                <w:sz w:val="18"/>
                <w:szCs w:val="18"/>
                <w:lang w:val="pl-PL"/>
              </w:rPr>
            </w:rPrChange>
          </w:rPr>
          <m:t xml:space="preserve"> </m:t>
        </m:r>
        <m:r>
          <m:rPr>
            <m:sty m:val="bi"/>
          </m:rPr>
          <w:rPr>
            <w:rFonts w:ascii="Cambria Math" w:hAnsi="Cambria Math"/>
            <w:color w:val="auto"/>
            <w:sz w:val="18"/>
            <w:szCs w:val="18"/>
            <w:highlight w:val="lightGray"/>
            <w:lang w:val="pl-PL"/>
            <w:rPrChange w:id="113" w:author="Mahmoud Kiasari" w:date="2024-09-14T12:19:00Z" w16du:dateUtc="2024-09-14T15:19:00Z">
              <w:rPr>
                <w:rFonts w:ascii="Cambria Math" w:hAnsi="Cambria Math"/>
                <w:color w:val="auto"/>
                <w:sz w:val="18"/>
                <w:szCs w:val="18"/>
                <w:lang w:val="pl-PL"/>
              </w:rPr>
            </w:rPrChange>
          </w:rPr>
          <m:t>Deviation</m:t>
        </m:r>
        <m:r>
          <m:rPr>
            <m:sty m:val="b"/>
          </m:rPr>
          <w:rPr>
            <w:rFonts w:ascii="Cambria Math" w:hAnsi="Cambria Math"/>
            <w:color w:val="auto"/>
            <w:sz w:val="18"/>
            <w:szCs w:val="18"/>
            <w:highlight w:val="lightGray"/>
            <w:lang w:val="pl-PL"/>
            <w:rPrChange w:id="114" w:author="Mahmoud Kiasari" w:date="2024-09-14T12:19:00Z" w16du:dateUtc="2024-09-14T15:19:00Z">
              <w:rPr>
                <w:rFonts w:ascii="Cambria Math" w:hAnsi="Cambria Math"/>
                <w:color w:val="auto"/>
                <w:sz w:val="18"/>
                <w:szCs w:val="18"/>
                <w:lang w:val="pl-PL"/>
              </w:rPr>
            </w:rPrChange>
          </w:rPr>
          <m:t xml:space="preserve"> </m:t>
        </m:r>
        <m:d>
          <m:dPr>
            <m:ctrlPr>
              <w:rPr>
                <w:rFonts w:ascii="Cambria Math" w:hAnsi="Cambria Math"/>
                <w:b w:val="0"/>
                <w:color w:val="auto"/>
                <w:sz w:val="18"/>
                <w:szCs w:val="18"/>
                <w:highlight w:val="lightGray"/>
                <w:lang w:val="pl-PL"/>
              </w:rPr>
            </m:ctrlPr>
          </m:dPr>
          <m:e>
            <m:r>
              <m:rPr>
                <m:sty m:val="b"/>
              </m:rPr>
              <w:rPr>
                <w:rFonts w:ascii="Cambria Math" w:hAnsi="Cambria Math"/>
                <w:color w:val="auto"/>
                <w:sz w:val="18"/>
                <w:szCs w:val="18"/>
                <w:highlight w:val="lightGray"/>
                <w:lang w:val="pl-PL"/>
                <w:rPrChange w:id="115" w:author="Mahmoud Kiasari" w:date="2024-09-14T12:19:00Z" w16du:dateUtc="2024-09-14T15:19:00Z">
                  <w:rPr>
                    <w:rFonts w:ascii="Cambria Math" w:hAnsi="Cambria Math"/>
                    <w:color w:val="auto"/>
                    <w:sz w:val="18"/>
                    <w:szCs w:val="18"/>
                    <w:lang w:val="pl-PL"/>
                  </w:rPr>
                </w:rPrChange>
              </w:rPr>
              <m:t>%</m:t>
            </m:r>
          </m:e>
        </m:d>
        <m:r>
          <m:rPr>
            <m:sty m:val="b"/>
          </m:rPr>
          <w:rPr>
            <w:rFonts w:ascii="Cambria Math" w:hAnsi="Cambria Math"/>
            <w:color w:val="auto"/>
            <w:sz w:val="18"/>
            <w:szCs w:val="18"/>
            <w:highlight w:val="lightGray"/>
            <w:lang w:val="pl-PL"/>
            <w:rPrChange w:id="116" w:author="Mahmoud Kiasari" w:date="2024-09-14T12:19:00Z" w16du:dateUtc="2024-09-14T15:19:00Z">
              <w:rPr>
                <w:rFonts w:ascii="Cambria Math" w:hAnsi="Cambria Math"/>
                <w:color w:val="auto"/>
                <w:sz w:val="18"/>
                <w:szCs w:val="18"/>
                <w:lang w:val="pl-PL"/>
              </w:rPr>
            </w:rPrChange>
          </w:rPr>
          <m:t>=</m:t>
        </m:r>
        <m:d>
          <m:dPr>
            <m:ctrlPr>
              <w:rPr>
                <w:rFonts w:ascii="Cambria Math" w:hAnsi="Cambria Math"/>
                <w:b w:val="0"/>
                <w:color w:val="auto"/>
                <w:sz w:val="18"/>
                <w:szCs w:val="18"/>
                <w:highlight w:val="lightGray"/>
                <w:lang w:val="pl-PL"/>
              </w:rPr>
            </m:ctrlPr>
          </m:dPr>
          <m:e>
            <m:f>
              <m:fPr>
                <m:ctrlPr>
                  <w:rPr>
                    <w:rFonts w:ascii="Cambria Math" w:hAnsi="Cambria Math"/>
                    <w:b w:val="0"/>
                    <w:color w:val="auto"/>
                    <w:sz w:val="18"/>
                    <w:szCs w:val="18"/>
                    <w:highlight w:val="lightGray"/>
                    <w:lang w:val="pl-PL"/>
                  </w:rPr>
                </m:ctrlPr>
              </m:fPr>
              <m:num>
                <m:r>
                  <m:rPr>
                    <m:sty m:val="bi"/>
                  </m:rPr>
                  <w:rPr>
                    <w:rFonts w:ascii="Cambria Math" w:hAnsi="Cambria Math"/>
                    <w:color w:val="auto"/>
                    <w:sz w:val="18"/>
                    <w:szCs w:val="18"/>
                    <w:highlight w:val="lightGray"/>
                    <w:lang w:val="pl-PL"/>
                    <w:rPrChange w:id="117" w:author="Mahmoud Kiasari" w:date="2024-09-14T12:19:00Z" w16du:dateUtc="2024-09-14T15:19:00Z">
                      <w:rPr>
                        <w:rFonts w:ascii="Cambria Math" w:hAnsi="Cambria Math"/>
                        <w:color w:val="auto"/>
                        <w:sz w:val="18"/>
                        <w:szCs w:val="18"/>
                        <w:lang w:val="pl-PL"/>
                      </w:rPr>
                    </w:rPrChange>
                  </w:rPr>
                  <m:t>Vmeasured</m:t>
                </m:r>
                <m:r>
                  <m:rPr>
                    <m:sty m:val="b"/>
                  </m:rPr>
                  <w:rPr>
                    <w:rFonts w:ascii="Cambria Math" w:hAnsi="Cambria Math"/>
                    <w:color w:val="auto"/>
                    <w:sz w:val="18"/>
                    <w:szCs w:val="18"/>
                    <w:highlight w:val="lightGray"/>
                    <w:lang w:val="pl-PL"/>
                    <w:rPrChange w:id="118" w:author="Mahmoud Kiasari" w:date="2024-09-14T12:19:00Z" w16du:dateUtc="2024-09-14T15:19:00Z">
                      <w:rPr>
                        <w:rFonts w:ascii="Cambria Math" w:hAnsi="Cambria Math"/>
                        <w:color w:val="auto"/>
                        <w:sz w:val="18"/>
                        <w:szCs w:val="18"/>
                        <w:lang w:val="pl-PL"/>
                      </w:rPr>
                    </w:rPrChange>
                  </w:rPr>
                  <m:t>-</m:t>
                </m:r>
                <m:r>
                  <m:rPr>
                    <m:sty m:val="bi"/>
                  </m:rPr>
                  <w:rPr>
                    <w:rFonts w:ascii="Cambria Math" w:hAnsi="Cambria Math"/>
                    <w:color w:val="auto"/>
                    <w:sz w:val="18"/>
                    <w:szCs w:val="18"/>
                    <w:highlight w:val="lightGray"/>
                    <w:lang w:val="pl-PL"/>
                    <w:rPrChange w:id="119" w:author="Mahmoud Kiasari" w:date="2024-09-14T12:19:00Z" w16du:dateUtc="2024-09-14T15:19:00Z">
                      <w:rPr>
                        <w:rFonts w:ascii="Cambria Math" w:hAnsi="Cambria Math"/>
                        <w:color w:val="auto"/>
                        <w:sz w:val="18"/>
                        <w:szCs w:val="18"/>
                        <w:lang w:val="pl-PL"/>
                      </w:rPr>
                    </w:rPrChange>
                  </w:rPr>
                  <m:t>Vnominal</m:t>
                </m:r>
              </m:num>
              <m:den>
                <m:r>
                  <m:rPr>
                    <m:sty m:val="bi"/>
                  </m:rPr>
                  <w:rPr>
                    <w:rFonts w:ascii="Cambria Math" w:hAnsi="Cambria Math"/>
                    <w:color w:val="auto"/>
                    <w:sz w:val="18"/>
                    <w:szCs w:val="18"/>
                    <w:highlight w:val="lightGray"/>
                    <w:lang w:val="pl-PL"/>
                    <w:rPrChange w:id="120" w:author="Mahmoud Kiasari" w:date="2024-09-14T12:19:00Z" w16du:dateUtc="2024-09-14T15:19:00Z">
                      <w:rPr>
                        <w:rFonts w:ascii="Cambria Math" w:hAnsi="Cambria Math"/>
                        <w:color w:val="auto"/>
                        <w:sz w:val="18"/>
                        <w:szCs w:val="18"/>
                        <w:lang w:val="pl-PL"/>
                      </w:rPr>
                    </w:rPrChange>
                  </w:rPr>
                  <m:t>Vnominal</m:t>
                </m:r>
              </m:den>
            </m:f>
          </m:e>
        </m:d>
        <m:r>
          <m:rPr>
            <m:sty m:val="b"/>
          </m:rPr>
          <w:rPr>
            <w:rFonts w:ascii="Cambria Math" w:hAnsi="Cambria Math"/>
            <w:color w:val="auto"/>
            <w:sz w:val="18"/>
            <w:szCs w:val="18"/>
            <w:highlight w:val="lightGray"/>
            <w:lang w:val="pl-PL"/>
            <w:rPrChange w:id="121" w:author="Mahmoud Kiasari" w:date="2024-09-14T12:19:00Z" w16du:dateUtc="2024-09-14T15:19:00Z">
              <w:rPr>
                <w:rFonts w:ascii="Cambria Math" w:hAnsi="Cambria Math"/>
                <w:color w:val="auto"/>
                <w:sz w:val="18"/>
                <w:szCs w:val="18"/>
                <w:lang w:val="pl-PL"/>
              </w:rPr>
            </w:rPrChange>
          </w:rPr>
          <m:t>×100</m:t>
        </m:r>
        <w:commentRangeStart w:id="122"/>
        <w:commentRangeEnd w:id="122"/>
        <m:r>
          <m:rPr>
            <m:sty m:val="p"/>
          </m:rPr>
          <w:rPr>
            <w:rStyle w:val="CommentReference"/>
            <w:rFonts w:eastAsia="SimSun"/>
            <w:b w:val="0"/>
            <w:snapToGrid/>
            <w:lang w:eastAsia="zh-CN" w:bidi="ar-SA"/>
          </w:rPr>
          <w:commentReference w:id="122"/>
        </m:r>
        <m:r>
          <m:rPr>
            <m:sty m:val="b"/>
          </m:rPr>
          <w:rPr>
            <w:rFonts w:ascii="Cambria Math" w:hAnsi="Cambria Math"/>
            <w:color w:val="auto"/>
            <w:sz w:val="18"/>
            <w:szCs w:val="18"/>
            <w:lang w:val="pl-PL"/>
          </w:rPr>
          <m:t xml:space="preserve">                                                                              </m:t>
        </m:r>
      </m:oMath>
      <w:r w:rsidR="008E4FF0" w:rsidRPr="00623276">
        <w:rPr>
          <w:b w:val="0"/>
          <w:bCs/>
          <w:color w:val="auto"/>
          <w:lang w:val="en-CA"/>
        </w:rPr>
        <w:t>(1)</w:t>
      </w:r>
    </w:p>
    <w:p w14:paraId="2C997BF2" w14:textId="4596B03E" w:rsidR="00A11CF6" w:rsidRPr="00BC4E0E" w:rsidRDefault="00A11CF6" w:rsidP="006C564E">
      <w:pPr>
        <w:pStyle w:val="MDPI21heading1"/>
        <w:jc w:val="both"/>
      </w:pPr>
      <w:r w:rsidRPr="00BC4E0E">
        <w:rPr>
          <w:lang w:eastAsia="zh-CN"/>
        </w:rPr>
        <w:t xml:space="preserve">2. </w:t>
      </w:r>
      <w:r w:rsidR="00571DF4" w:rsidRPr="00BC4E0E">
        <w:t>ENERGY MANAGEMENT</w:t>
      </w:r>
      <w:r w:rsidR="00CF011B">
        <w:t xml:space="preserve"> MODEL</w:t>
      </w:r>
    </w:p>
    <w:p w14:paraId="3C2F359D" w14:textId="317C9B40" w:rsidR="000B2010" w:rsidRPr="00BC4E0E" w:rsidRDefault="00F35EBB" w:rsidP="006C564E">
      <w:pPr>
        <w:pStyle w:val="MDPI21heading1"/>
        <w:jc w:val="both"/>
      </w:pPr>
      <w:r w:rsidRPr="00BC4E0E">
        <w:t xml:space="preserve">2.1. </w:t>
      </w:r>
      <w:r w:rsidR="00763927">
        <w:rPr>
          <w:bCs/>
        </w:rPr>
        <w:t>P</w:t>
      </w:r>
      <w:r w:rsidRPr="00BC4E0E">
        <w:rPr>
          <w:bCs/>
        </w:rPr>
        <w:t>roposed method</w:t>
      </w:r>
    </w:p>
    <w:p w14:paraId="4924A8CB" w14:textId="17F8CA28" w:rsidR="008815FD" w:rsidRPr="00FB1EDE" w:rsidRDefault="00CF011B" w:rsidP="00813E7D">
      <w:pPr>
        <w:pStyle w:val="MDPI21heading1"/>
        <w:jc w:val="both"/>
        <w:rPr>
          <w:b w:val="0"/>
        </w:rPr>
      </w:pPr>
      <w:r>
        <w:rPr>
          <w:b w:val="0"/>
        </w:rPr>
        <w:t>T</w:t>
      </w:r>
      <w:r w:rsidR="008815FD" w:rsidRPr="00BC4E0E">
        <w:rPr>
          <w:b w:val="0"/>
        </w:rPr>
        <w:t xml:space="preserve">he proposed method has been presented </w:t>
      </w:r>
      <w:proofErr w:type="gramStart"/>
      <w:r w:rsidR="008815FD" w:rsidRPr="00BC4E0E">
        <w:rPr>
          <w:b w:val="0"/>
        </w:rPr>
        <w:t>in order to</w:t>
      </w:r>
      <w:proofErr w:type="gramEnd"/>
      <w:r w:rsidR="008815FD" w:rsidRPr="00BC4E0E">
        <w:rPr>
          <w:b w:val="0"/>
        </w:rPr>
        <w:t xml:space="preserve"> model the proposed structure by considering the </w:t>
      </w:r>
      <w:r w:rsidR="00D01891">
        <w:rPr>
          <w:b w:val="0"/>
        </w:rPr>
        <w:t>DR</w:t>
      </w:r>
      <w:r w:rsidR="008815FD" w:rsidRPr="00BC4E0E">
        <w:rPr>
          <w:b w:val="0"/>
        </w:rPr>
        <w:t xml:space="preserve">. In this regard, the plan is presented along with related explanations. </w:t>
      </w:r>
      <w:r w:rsidR="000F29CC">
        <w:rPr>
          <w:b w:val="0"/>
        </w:rPr>
        <w:t>DR</w:t>
      </w:r>
      <w:r w:rsidR="008815FD" w:rsidRPr="00BC4E0E">
        <w:rPr>
          <w:b w:val="0"/>
        </w:rPr>
        <w:t xml:space="preserve"> in </w:t>
      </w:r>
      <w:r w:rsidR="008815FD" w:rsidRPr="00FB1EDE">
        <w:rPr>
          <w:b w:val="0"/>
        </w:rPr>
        <w:t xml:space="preserve">power distribution systems, </w:t>
      </w:r>
      <w:proofErr w:type="gramStart"/>
      <w:r w:rsidR="008815FD" w:rsidRPr="00FB1EDE">
        <w:rPr>
          <w:b w:val="0"/>
        </w:rPr>
        <w:t>similar to</w:t>
      </w:r>
      <w:proofErr w:type="gramEnd"/>
      <w:r w:rsidR="008815FD" w:rsidRPr="00FB1EDE">
        <w:rPr>
          <w:b w:val="0"/>
        </w:rPr>
        <w:t xml:space="preserve"> all optimization problems, seeks to select the best member from a set of attainable members for which the objective is minimized. Therefore, this issue can be shown as follows:</w:t>
      </w:r>
    </w:p>
    <w:p w14:paraId="0D7A9FD1" w14:textId="1E5A32BB" w:rsidR="00B847B7" w:rsidRPr="005B2908" w:rsidRDefault="00FB1EDE" w:rsidP="00B847B7">
      <w:pPr>
        <w:tabs>
          <w:tab w:val="left" w:pos="288"/>
        </w:tabs>
        <w:spacing w:after="120" w:line="228" w:lineRule="auto"/>
        <w:ind w:firstLine="288"/>
        <w:rPr>
          <w:color w:val="auto"/>
          <w:spacing w:val="-1"/>
          <w:highlight w:val="lightGray"/>
          <w:lang w:val="x-none" w:eastAsia="x-none"/>
          <w:rPrChange w:id="123" w:author="Mahmoud Kiasari" w:date="2024-09-14T12:20:00Z" w16du:dateUtc="2024-09-14T15:20:00Z">
            <w:rPr>
              <w:color w:val="auto"/>
              <w:spacing w:val="-1"/>
              <w:lang w:val="x-none" w:eastAsia="x-none"/>
            </w:rPr>
          </w:rPrChange>
        </w:rPr>
      </w:pPr>
      <m:oMathPara>
        <m:oMath>
          <m:r>
            <w:rPr>
              <w:rFonts w:ascii="Cambria Math" w:hAnsi="Cambria Math"/>
              <w:color w:val="auto"/>
              <w:spacing w:val="-1"/>
              <w:highlight w:val="lightGray"/>
              <w:lang w:val="x-none" w:eastAsia="x-none"/>
              <w:rPrChange w:id="124" w:author="Mahmoud Kiasari" w:date="2024-09-14T12:20:00Z" w16du:dateUtc="2024-09-14T15:20:00Z">
                <w:rPr>
                  <w:rFonts w:ascii="Cambria Math" w:hAnsi="Cambria Math"/>
                  <w:color w:val="auto"/>
                  <w:spacing w:val="-1"/>
                  <w:lang w:val="x-none" w:eastAsia="x-none"/>
                </w:rPr>
              </w:rPrChange>
            </w:rPr>
            <m:t>minf</m:t>
          </m:r>
          <m:d>
            <m:dPr>
              <m:ctrlPr>
                <w:rPr>
                  <w:rFonts w:ascii="Cambria Math" w:hAnsi="Cambria Math"/>
                  <w:i/>
                  <w:color w:val="auto"/>
                  <w:spacing w:val="-1"/>
                  <w:highlight w:val="lightGray"/>
                  <w:lang w:val="x-none" w:eastAsia="x-none"/>
                </w:rPr>
              </m:ctrlPr>
            </m:dPr>
            <m:e>
              <m:r>
                <w:rPr>
                  <w:rFonts w:ascii="Cambria Math" w:hAnsi="Cambria Math"/>
                  <w:color w:val="auto"/>
                  <w:spacing w:val="-1"/>
                  <w:highlight w:val="lightGray"/>
                  <w:lang w:val="x-none" w:eastAsia="x-none"/>
                  <w:rPrChange w:id="125" w:author="Mahmoud Kiasari" w:date="2024-09-14T12:20:00Z" w16du:dateUtc="2024-09-14T15:20:00Z">
                    <w:rPr>
                      <w:rFonts w:ascii="Cambria Math" w:hAnsi="Cambria Math"/>
                      <w:color w:val="auto"/>
                      <w:spacing w:val="-1"/>
                      <w:lang w:val="x-none" w:eastAsia="x-none"/>
                    </w:rPr>
                  </w:rPrChange>
                </w:rPr>
                <m:t>x,y</m:t>
              </m:r>
            </m:e>
          </m:d>
          <m:r>
            <w:rPr>
              <w:rFonts w:ascii="Cambria Math" w:hAnsi="Cambria Math"/>
              <w:color w:val="auto"/>
              <w:spacing w:val="-1"/>
              <w:highlight w:val="lightGray"/>
              <w:lang w:val="x-none" w:eastAsia="x-none"/>
              <w:rPrChange w:id="126" w:author="Mahmoud Kiasari" w:date="2024-09-14T12:20:00Z" w16du:dateUtc="2024-09-14T15:20:00Z">
                <w:rPr>
                  <w:rFonts w:ascii="Cambria Math" w:hAnsi="Cambria Math"/>
                  <w:color w:val="auto"/>
                  <w:spacing w:val="-1"/>
                  <w:lang w:val="x-none" w:eastAsia="x-none"/>
                </w:rPr>
              </w:rPrChange>
            </w:rPr>
            <m:t xml:space="preserve"> s.t.       h(x,y)=0</m:t>
          </m:r>
        </m:oMath>
      </m:oMathPara>
    </w:p>
    <w:p w14:paraId="3451D8D0" w14:textId="5019085E" w:rsidR="00B847B7" w:rsidRPr="005B2908" w:rsidRDefault="00FB1EDE" w:rsidP="00B847B7">
      <w:pPr>
        <w:tabs>
          <w:tab w:val="left" w:pos="288"/>
        </w:tabs>
        <w:spacing w:after="120" w:line="228" w:lineRule="auto"/>
        <w:ind w:firstLine="288"/>
        <w:rPr>
          <w:color w:val="auto"/>
          <w:spacing w:val="-1"/>
          <w:highlight w:val="lightGray"/>
          <w:lang w:val="x-none" w:eastAsia="x-none"/>
          <w:rPrChange w:id="127" w:author="Mahmoud Kiasari" w:date="2024-09-14T12:20:00Z" w16du:dateUtc="2024-09-14T15:20:00Z">
            <w:rPr>
              <w:color w:val="auto"/>
              <w:spacing w:val="-1"/>
              <w:lang w:val="x-none" w:eastAsia="x-none"/>
            </w:rPr>
          </w:rPrChange>
        </w:rPr>
      </w:pPr>
      <m:oMathPara>
        <m:oMathParaPr>
          <m:jc m:val="center"/>
        </m:oMathParaPr>
        <m:oMath>
          <m:r>
            <w:rPr>
              <w:rFonts w:ascii="Cambria Math" w:hAnsi="Cambria Math"/>
              <w:color w:val="auto"/>
              <w:spacing w:val="-1"/>
              <w:highlight w:val="lightGray"/>
              <w:lang w:val="x-none" w:eastAsia="x-none"/>
              <w:rPrChange w:id="128" w:author="Mahmoud Kiasari" w:date="2024-09-14T12:20:00Z" w16du:dateUtc="2024-09-14T15:20:00Z">
                <w:rPr>
                  <w:rFonts w:ascii="Cambria Math" w:hAnsi="Cambria Math"/>
                  <w:color w:val="auto"/>
                  <w:spacing w:val="-1"/>
                  <w:lang w:val="x-none" w:eastAsia="x-none"/>
                </w:rPr>
              </w:rPrChange>
            </w:rPr>
            <m:t>g</m:t>
          </m:r>
          <m:d>
            <m:dPr>
              <m:ctrlPr>
                <w:rPr>
                  <w:rFonts w:ascii="Cambria Math" w:hAnsi="Cambria Math"/>
                  <w:i/>
                  <w:color w:val="auto"/>
                  <w:spacing w:val="-1"/>
                  <w:highlight w:val="lightGray"/>
                  <w:lang w:val="x-none" w:eastAsia="x-none"/>
                </w:rPr>
              </m:ctrlPr>
            </m:dPr>
            <m:e>
              <m:r>
                <w:rPr>
                  <w:rFonts w:ascii="Cambria Math" w:hAnsi="Cambria Math"/>
                  <w:color w:val="auto"/>
                  <w:spacing w:val="-1"/>
                  <w:highlight w:val="lightGray"/>
                  <w:lang w:val="x-none" w:eastAsia="x-none"/>
                  <w:rPrChange w:id="129" w:author="Mahmoud Kiasari" w:date="2024-09-14T12:20:00Z" w16du:dateUtc="2024-09-14T15:20:00Z">
                    <w:rPr>
                      <w:rFonts w:ascii="Cambria Math" w:hAnsi="Cambria Math"/>
                      <w:color w:val="auto"/>
                      <w:spacing w:val="-1"/>
                      <w:lang w:val="x-none" w:eastAsia="x-none"/>
                    </w:rPr>
                  </w:rPrChange>
                </w:rPr>
                <m:t>x,y</m:t>
              </m:r>
            </m:e>
          </m:d>
          <m:r>
            <w:rPr>
              <w:rFonts w:ascii="Cambria Math" w:hAnsi="Cambria Math" w:hint="eastAsia"/>
              <w:color w:val="auto"/>
              <w:spacing w:val="-1"/>
              <w:highlight w:val="lightGray"/>
              <w:lang w:val="x-none" w:eastAsia="x-none"/>
              <w:rPrChange w:id="130" w:author="Mahmoud Kiasari" w:date="2024-09-14T12:20:00Z" w16du:dateUtc="2024-09-14T15:20:00Z">
                <w:rPr>
                  <w:rFonts w:ascii="Cambria Math" w:hAnsi="Cambria Math" w:hint="eastAsia"/>
                  <w:color w:val="auto"/>
                  <w:spacing w:val="-1"/>
                  <w:lang w:val="x-none" w:eastAsia="x-none"/>
                </w:rPr>
              </w:rPrChange>
            </w:rPr>
            <m:t>≥</m:t>
          </m:r>
          <m:r>
            <w:rPr>
              <w:rFonts w:ascii="Cambria Math" w:hAnsi="Cambria Math" w:hint="eastAsia"/>
              <w:color w:val="auto"/>
              <w:spacing w:val="-1"/>
              <w:highlight w:val="lightGray"/>
              <w:lang w:val="x-none" w:eastAsia="x-none"/>
              <w:rPrChange w:id="131" w:author="Mahmoud Kiasari" w:date="2024-09-14T12:20:00Z" w16du:dateUtc="2024-09-14T15:20:00Z">
                <w:rPr>
                  <w:rFonts w:ascii="Cambria Math" w:hAnsi="Cambria Math" w:hint="eastAsia"/>
                  <w:color w:val="auto"/>
                  <w:spacing w:val="-1"/>
                  <w:lang w:val="x-none" w:eastAsia="x-none"/>
                </w:rPr>
              </w:rPrChange>
            </w:rPr>
            <m:t>0</m:t>
          </m:r>
        </m:oMath>
      </m:oMathPara>
    </w:p>
    <w:p w14:paraId="42F76CC5" w14:textId="4A65DBF4" w:rsidR="00B847B7" w:rsidRPr="005B2908" w:rsidRDefault="00000000" w:rsidP="00B847B7">
      <w:pPr>
        <w:tabs>
          <w:tab w:val="left" w:pos="288"/>
        </w:tabs>
        <w:spacing w:after="120" w:line="228" w:lineRule="auto"/>
        <w:ind w:firstLine="288"/>
        <w:rPr>
          <w:color w:val="auto"/>
          <w:spacing w:val="-1"/>
          <w:highlight w:val="lightGray"/>
          <w:lang w:val="x-none" w:eastAsia="x-none"/>
          <w:rPrChange w:id="132" w:author="Mahmoud Kiasari" w:date="2024-09-14T12:20:00Z" w16du:dateUtc="2024-09-14T15:20:00Z">
            <w:rPr>
              <w:color w:val="auto"/>
              <w:spacing w:val="-1"/>
              <w:lang w:val="x-none" w:eastAsia="x-none"/>
            </w:rPr>
          </w:rPrChange>
        </w:rPr>
      </w:pPr>
      <m:oMathPara>
        <m:oMathParaPr>
          <m:jc m:val="center"/>
        </m:oMathParaPr>
        <m:oMath>
          <m:bar>
            <m:barPr>
              <m:ctrlPr>
                <w:rPr>
                  <w:rFonts w:ascii="Cambria Math" w:hAnsi="Cambria Math"/>
                  <w:i/>
                  <w:color w:val="auto"/>
                  <w:spacing w:val="-1"/>
                  <w:highlight w:val="lightGray"/>
                  <w:lang w:val="x-none" w:eastAsia="x-none"/>
                </w:rPr>
              </m:ctrlPr>
            </m:barPr>
            <m:e>
              <m:r>
                <w:rPr>
                  <w:rFonts w:ascii="Cambria Math" w:hAnsi="Cambria Math"/>
                  <w:color w:val="auto"/>
                  <w:spacing w:val="-1"/>
                  <w:highlight w:val="lightGray"/>
                  <w:lang w:val="x-none" w:eastAsia="x-none"/>
                  <w:rPrChange w:id="133" w:author="Mahmoud Kiasari" w:date="2024-09-14T12:20:00Z" w16du:dateUtc="2024-09-14T15:20:00Z">
                    <w:rPr>
                      <w:rFonts w:ascii="Cambria Math" w:hAnsi="Cambria Math"/>
                      <w:color w:val="auto"/>
                      <w:spacing w:val="-1"/>
                      <w:lang w:val="x-none" w:eastAsia="x-none"/>
                    </w:rPr>
                  </w:rPrChange>
                </w:rPr>
                <m:t>x</m:t>
              </m:r>
            </m:e>
          </m:bar>
          <m:r>
            <w:rPr>
              <w:rFonts w:ascii="Cambria Math" w:hAnsi="Cambria Math" w:hint="eastAsia"/>
              <w:color w:val="auto"/>
              <w:spacing w:val="-1"/>
              <w:highlight w:val="lightGray"/>
              <w:lang w:val="x-none" w:eastAsia="x-none"/>
              <w:rPrChange w:id="134" w:author="Mahmoud Kiasari" w:date="2024-09-14T12:20:00Z" w16du:dateUtc="2024-09-14T15:20:00Z">
                <w:rPr>
                  <w:rFonts w:ascii="Cambria Math" w:hAnsi="Cambria Math" w:hint="eastAsia"/>
                  <w:color w:val="auto"/>
                  <w:spacing w:val="-1"/>
                  <w:lang w:val="x-none" w:eastAsia="x-none"/>
                </w:rPr>
              </w:rPrChange>
            </w:rPr>
            <m:t>≤</m:t>
          </m:r>
          <m:r>
            <w:rPr>
              <w:rFonts w:ascii="Cambria Math" w:hAnsi="Cambria Math" w:hint="eastAsia"/>
              <w:color w:val="auto"/>
              <w:spacing w:val="-1"/>
              <w:highlight w:val="lightGray"/>
              <w:lang w:val="x-none" w:eastAsia="x-none"/>
              <w:rPrChange w:id="135" w:author="Mahmoud Kiasari" w:date="2024-09-14T12:20:00Z" w16du:dateUtc="2024-09-14T15:20:00Z">
                <w:rPr>
                  <w:rFonts w:ascii="Cambria Math" w:hAnsi="Cambria Math" w:hint="eastAsia"/>
                  <w:color w:val="auto"/>
                  <w:spacing w:val="-1"/>
                  <w:lang w:val="x-none" w:eastAsia="x-none"/>
                </w:rPr>
              </w:rPrChange>
            </w:rPr>
            <m:t>x</m:t>
          </m:r>
          <m:r>
            <w:rPr>
              <w:rFonts w:ascii="Cambria Math" w:hAnsi="Cambria Math" w:hint="eastAsia"/>
              <w:color w:val="auto"/>
              <w:spacing w:val="-1"/>
              <w:highlight w:val="lightGray"/>
              <w:lang w:val="x-none" w:eastAsia="x-none"/>
              <w:rPrChange w:id="136" w:author="Mahmoud Kiasari" w:date="2024-09-14T12:20:00Z" w16du:dateUtc="2024-09-14T15:20:00Z">
                <w:rPr>
                  <w:rFonts w:ascii="Cambria Math" w:hAnsi="Cambria Math" w:hint="eastAsia"/>
                  <w:color w:val="auto"/>
                  <w:spacing w:val="-1"/>
                  <w:lang w:val="x-none" w:eastAsia="x-none"/>
                </w:rPr>
              </w:rPrChange>
            </w:rPr>
            <m:t>≤</m:t>
          </m:r>
          <m:bar>
            <m:barPr>
              <m:pos m:val="top"/>
              <m:ctrlPr>
                <w:rPr>
                  <w:rFonts w:ascii="Cambria Math" w:hAnsi="Cambria Math"/>
                  <w:i/>
                  <w:color w:val="auto"/>
                  <w:spacing w:val="-1"/>
                  <w:highlight w:val="lightGray"/>
                  <w:lang w:val="x-none" w:eastAsia="x-none"/>
                </w:rPr>
              </m:ctrlPr>
            </m:barPr>
            <m:e>
              <m:r>
                <w:rPr>
                  <w:rFonts w:ascii="Cambria Math" w:hAnsi="Cambria Math"/>
                  <w:color w:val="auto"/>
                  <w:spacing w:val="-1"/>
                  <w:highlight w:val="lightGray"/>
                  <w:lang w:val="x-none" w:eastAsia="x-none"/>
                  <w:rPrChange w:id="137" w:author="Mahmoud Kiasari" w:date="2024-09-14T12:20:00Z" w16du:dateUtc="2024-09-14T15:20:00Z">
                    <w:rPr>
                      <w:rFonts w:ascii="Cambria Math" w:hAnsi="Cambria Math"/>
                      <w:color w:val="auto"/>
                      <w:spacing w:val="-1"/>
                      <w:lang w:val="x-none" w:eastAsia="x-none"/>
                    </w:rPr>
                  </w:rPrChange>
                </w:rPr>
                <m:t>x</m:t>
              </m:r>
            </m:e>
          </m:bar>
        </m:oMath>
      </m:oMathPara>
    </w:p>
    <w:p w14:paraId="5BC4919D" w14:textId="42D2B1E2" w:rsidR="00B847B7" w:rsidRPr="00FB1EDE" w:rsidRDefault="006B3061" w:rsidP="00B847B7">
      <w:pPr>
        <w:pStyle w:val="MDPI21heading1"/>
        <w:rPr>
          <w:b w:val="0"/>
        </w:rPr>
      </w:pPr>
      <w:r w:rsidRPr="005B2908">
        <w:rPr>
          <w:rFonts w:eastAsia="Aptos" w:cs="Arial"/>
          <w:b w:val="0"/>
          <w:snapToGrid/>
          <w:color w:val="auto"/>
          <w:kern w:val="2"/>
          <w:sz w:val="22"/>
          <w:highlight w:val="lightGray"/>
          <w:lang w:val="en-CA" w:eastAsia="en-US" w:bidi="ar-SA"/>
          <w14:ligatures w14:val="standardContextual"/>
          <w:rPrChange w:id="138" w:author="Mahmoud Kiasari" w:date="2024-09-14T12:20:00Z" w16du:dateUtc="2024-09-14T15:20:00Z">
            <w:rPr>
              <w:rFonts w:eastAsia="Aptos" w:cs="Arial"/>
              <w:b w:val="0"/>
              <w:snapToGrid/>
              <w:color w:val="auto"/>
              <w:kern w:val="2"/>
              <w:sz w:val="22"/>
              <w:lang w:val="en-CA" w:eastAsia="en-US" w:bidi="ar-SA"/>
              <w14:ligatures w14:val="standardContextual"/>
            </w:rPr>
          </w:rPrChange>
        </w:rPr>
        <w:t xml:space="preserve">   </w:t>
      </w:r>
      <m:oMath>
        <m:r>
          <m:rPr>
            <m:sty m:val="bi"/>
          </m:rPr>
          <w:rPr>
            <w:rFonts w:ascii="Cambria Math" w:eastAsia="Aptos" w:hAnsi="Cambria Math" w:cs="Arial"/>
            <w:snapToGrid/>
            <w:color w:val="auto"/>
            <w:kern w:val="2"/>
            <w:sz w:val="22"/>
            <w:highlight w:val="lightGray"/>
            <w:lang w:val="en-CA" w:eastAsia="en-US" w:bidi="ar-SA"/>
            <w14:ligatures w14:val="standardContextual"/>
            <w:rPrChange w:id="139"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 xml:space="preserve">                                    </m:t>
        </m:r>
        <m:sSub>
          <m:sSubPr>
            <m:ctrlPr>
              <w:rPr>
                <w:rFonts w:ascii="Cambria Math" w:eastAsia="Aptos" w:hAnsi="Cambria Math" w:cs="Arial"/>
                <w:b w:val="0"/>
                <w:i/>
                <w:snapToGrid/>
                <w:color w:val="auto"/>
                <w:kern w:val="2"/>
                <w:sz w:val="22"/>
                <w:highlight w:val="lightGray"/>
                <w:lang w:val="en-CA" w:eastAsia="en-US" w:bidi="ar-SA"/>
                <w14:ligatures w14:val="standardContextual"/>
              </w:rPr>
            </m:ctrlPr>
          </m:sSubPr>
          <m:e>
            <m:r>
              <m:rPr>
                <m:sty m:val="bi"/>
              </m:rPr>
              <w:rPr>
                <w:rFonts w:ascii="Cambria Math" w:eastAsia="Aptos" w:hAnsi="Cambria Math" w:cs="Arial"/>
                <w:snapToGrid/>
                <w:color w:val="auto"/>
                <w:kern w:val="2"/>
                <w:sz w:val="22"/>
                <w:highlight w:val="lightGray"/>
                <w:lang w:val="en-CA" w:eastAsia="en-US" w:bidi="ar-SA"/>
                <w14:ligatures w14:val="standardContextual"/>
                <w:rPrChange w:id="140"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y</m:t>
            </m:r>
          </m:e>
          <m:sub>
            <m:r>
              <m:rPr>
                <m:sty m:val="bi"/>
              </m:rPr>
              <w:rPr>
                <w:rFonts w:ascii="Cambria Math" w:eastAsia="Aptos" w:hAnsi="Cambria Math" w:cs="Arial"/>
                <w:snapToGrid/>
                <w:color w:val="auto"/>
                <w:kern w:val="2"/>
                <w:sz w:val="22"/>
                <w:highlight w:val="lightGray"/>
                <w:lang w:val="en-CA" w:eastAsia="en-US" w:bidi="ar-SA"/>
                <w14:ligatures w14:val="standardContextual"/>
                <w:rPrChange w:id="141"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i</m:t>
            </m:r>
          </m:sub>
        </m:sSub>
        <m:r>
          <m:rPr>
            <m:sty m:val="bi"/>
          </m:rPr>
          <w:rPr>
            <w:rFonts w:ascii="Cambria Math" w:eastAsia="Aptos" w:hAnsi="Cambria Math" w:cs="Arial"/>
            <w:snapToGrid/>
            <w:color w:val="auto"/>
            <w:kern w:val="2"/>
            <w:sz w:val="22"/>
            <w:highlight w:val="lightGray"/>
            <w:lang w:val="en-CA" w:eastAsia="en-US" w:bidi="ar-SA"/>
            <w14:ligatures w14:val="standardContextual"/>
            <w:rPrChange w:id="142"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m:t>
        </m:r>
        <m:sSub>
          <m:sSubPr>
            <m:ctrlPr>
              <w:rPr>
                <w:rFonts w:ascii="Cambria Math" w:eastAsia="Aptos" w:hAnsi="Cambria Math" w:cs="Arial"/>
                <w:b w:val="0"/>
                <w:i/>
                <w:snapToGrid/>
                <w:color w:val="auto"/>
                <w:kern w:val="2"/>
                <w:sz w:val="22"/>
                <w:highlight w:val="lightGray"/>
                <w:lang w:val="en-CA" w:eastAsia="en-US" w:bidi="ar-SA"/>
                <w14:ligatures w14:val="standardContextual"/>
              </w:rPr>
            </m:ctrlPr>
          </m:sSubPr>
          <m:e>
            <m:r>
              <m:rPr>
                <m:sty m:val="bi"/>
              </m:rPr>
              <w:rPr>
                <w:rFonts w:ascii="Cambria Math" w:eastAsia="Aptos" w:hAnsi="Cambria Math" w:cs="Arial"/>
                <w:snapToGrid/>
                <w:color w:val="auto"/>
                <w:kern w:val="2"/>
                <w:sz w:val="22"/>
                <w:highlight w:val="lightGray"/>
                <w:lang w:val="en-CA" w:eastAsia="en-US" w:bidi="ar-SA"/>
                <w14:ligatures w14:val="standardContextual"/>
                <w:rPrChange w:id="143"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D</m:t>
            </m:r>
          </m:e>
          <m:sub>
            <m:r>
              <m:rPr>
                <m:sty m:val="bi"/>
              </m:rPr>
              <w:rPr>
                <w:rFonts w:ascii="Cambria Math" w:eastAsia="Aptos" w:hAnsi="Cambria Math" w:cs="Arial"/>
                <w:snapToGrid/>
                <w:color w:val="auto"/>
                <w:kern w:val="2"/>
                <w:sz w:val="22"/>
                <w:highlight w:val="lightGray"/>
                <w:lang w:val="en-CA" w:eastAsia="en-US" w:bidi="ar-SA"/>
                <w14:ligatures w14:val="standardContextual"/>
                <w:rPrChange w:id="144"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yi</m:t>
            </m:r>
          </m:sub>
        </m:sSub>
        <m:r>
          <m:rPr>
            <m:sty m:val="bi"/>
          </m:rPr>
          <w:rPr>
            <w:rFonts w:ascii="Cambria Math" w:eastAsia="Aptos" w:hAnsi="Cambria Math" w:cs="Arial"/>
            <w:snapToGrid/>
            <w:color w:val="auto"/>
            <w:kern w:val="2"/>
            <w:sz w:val="22"/>
            <w:highlight w:val="lightGray"/>
            <w:lang w:val="en-CA" w:eastAsia="en-US" w:bidi="ar-SA"/>
            <w14:ligatures w14:val="standardContextual"/>
            <w:rPrChange w:id="145"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 i=1,2,…,</m:t>
        </m:r>
        <m:sSub>
          <m:sSubPr>
            <m:ctrlPr>
              <w:rPr>
                <w:rFonts w:ascii="Cambria Math" w:eastAsia="Aptos" w:hAnsi="Cambria Math" w:cs="Arial"/>
                <w:b w:val="0"/>
                <w:i/>
                <w:snapToGrid/>
                <w:color w:val="auto"/>
                <w:kern w:val="2"/>
                <w:sz w:val="22"/>
                <w:highlight w:val="lightGray"/>
                <w:lang w:val="en-CA" w:eastAsia="en-US" w:bidi="ar-SA"/>
                <w14:ligatures w14:val="standardContextual"/>
              </w:rPr>
            </m:ctrlPr>
          </m:sSubPr>
          <m:e>
            <m:r>
              <m:rPr>
                <m:sty m:val="bi"/>
              </m:rPr>
              <w:rPr>
                <w:rFonts w:ascii="Cambria Math" w:eastAsia="Aptos" w:hAnsi="Cambria Math" w:cs="Arial"/>
                <w:snapToGrid/>
                <w:color w:val="auto"/>
                <w:kern w:val="2"/>
                <w:sz w:val="22"/>
                <w:highlight w:val="lightGray"/>
                <w:lang w:val="en-CA" w:eastAsia="en-US" w:bidi="ar-SA"/>
                <w14:ligatures w14:val="standardContextual"/>
                <w:rPrChange w:id="146"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n</m:t>
            </m:r>
          </m:e>
          <m:sub>
            <m:r>
              <m:rPr>
                <m:sty m:val="bi"/>
              </m:rPr>
              <w:rPr>
                <w:rFonts w:ascii="Cambria Math" w:eastAsia="Aptos" w:hAnsi="Cambria Math" w:cs="Arial"/>
                <w:snapToGrid/>
                <w:color w:val="auto"/>
                <w:kern w:val="2"/>
                <w:sz w:val="22"/>
                <w:highlight w:val="lightGray"/>
                <w:lang w:val="en-CA" w:eastAsia="en-US" w:bidi="ar-SA"/>
                <w14:ligatures w14:val="standardContextual"/>
                <w:rPrChange w:id="147" w:author="Mahmoud Kiasari" w:date="2024-09-14T12:20:00Z" w16du:dateUtc="2024-09-14T15:20:00Z">
                  <w:rPr>
                    <w:rFonts w:ascii="Cambria Math" w:eastAsia="Aptos" w:hAnsi="Cambria Math" w:cs="Arial"/>
                    <w:snapToGrid/>
                    <w:color w:val="auto"/>
                    <w:kern w:val="2"/>
                    <w:sz w:val="22"/>
                    <w:lang w:val="en-CA" w:eastAsia="en-US" w:bidi="ar-SA"/>
                    <w14:ligatures w14:val="standardContextual"/>
                  </w:rPr>
                </w:rPrChange>
              </w:rPr>
              <m:t>y</m:t>
            </m:r>
          </m:sub>
        </m:sSub>
      </m:oMath>
      <w:r w:rsidR="00B847B7" w:rsidRPr="00FB1EDE">
        <w:rPr>
          <w:rFonts w:eastAsia="Aptos" w:cs="Arial"/>
          <w:b w:val="0"/>
          <w:snapToGrid/>
          <w:color w:val="auto"/>
          <w:kern w:val="2"/>
          <w:sz w:val="22"/>
          <w:lang w:val="en-CA" w:eastAsia="en-US" w:bidi="ar-SA"/>
          <w14:ligatures w14:val="standardContextual"/>
        </w:rPr>
        <w:t xml:space="preserve">  </w:t>
      </w:r>
      <w:r w:rsidRPr="00FB1EDE">
        <w:rPr>
          <w:rFonts w:eastAsia="Aptos" w:cs="Arial"/>
          <w:b w:val="0"/>
          <w:snapToGrid/>
          <w:color w:val="auto"/>
          <w:kern w:val="2"/>
          <w:sz w:val="22"/>
          <w:lang w:val="en-CA" w:eastAsia="en-US" w:bidi="ar-SA"/>
          <w14:ligatures w14:val="standardContextual"/>
        </w:rPr>
        <w:t xml:space="preserve"> </w:t>
      </w:r>
      <w:r w:rsidR="00B847B7" w:rsidRPr="00FB1EDE">
        <w:rPr>
          <w:rFonts w:eastAsia="Aptos" w:cs="Arial"/>
          <w:b w:val="0"/>
          <w:snapToGrid/>
          <w:color w:val="auto"/>
          <w:kern w:val="2"/>
          <w:sz w:val="22"/>
          <w:lang w:val="en-CA" w:eastAsia="en-US" w:bidi="ar-SA"/>
          <w14:ligatures w14:val="standardContextual"/>
        </w:rPr>
        <w:t xml:space="preserve">     </w:t>
      </w:r>
      <w:r w:rsidRPr="00FB1EDE">
        <w:rPr>
          <w:rFonts w:eastAsia="Aptos" w:cs="Arial"/>
          <w:b w:val="0"/>
          <w:snapToGrid/>
          <w:color w:val="auto"/>
          <w:kern w:val="2"/>
          <w:sz w:val="22"/>
          <w:lang w:val="en-CA" w:eastAsia="en-US" w:bidi="ar-SA"/>
          <w14:ligatures w14:val="standardContextual"/>
        </w:rPr>
        <w:t xml:space="preserve">   </w:t>
      </w:r>
      <w:r w:rsidR="00B847B7" w:rsidRPr="00FB1EDE">
        <w:rPr>
          <w:rFonts w:eastAsia="Aptos" w:cs="Arial"/>
          <w:b w:val="0"/>
          <w:snapToGrid/>
          <w:color w:val="auto"/>
          <w:kern w:val="2"/>
          <w:sz w:val="22"/>
          <w:lang w:val="en-CA" w:eastAsia="en-US" w:bidi="ar-SA"/>
          <w14:ligatures w14:val="standardContextual"/>
        </w:rPr>
        <w:t xml:space="preserve">          </w:t>
      </w:r>
      <w:r w:rsidRPr="00FB1EDE">
        <w:rPr>
          <w:rFonts w:eastAsia="Aptos" w:cs="Arial"/>
          <w:b w:val="0"/>
          <w:snapToGrid/>
          <w:color w:val="auto"/>
          <w:kern w:val="2"/>
          <w:sz w:val="22"/>
          <w:lang w:val="en-CA" w:eastAsia="en-US" w:bidi="ar-SA"/>
          <w14:ligatures w14:val="standardContextual"/>
        </w:rPr>
        <w:t xml:space="preserve">         </w:t>
      </w:r>
      <w:r w:rsidR="00B847B7" w:rsidRPr="00FB1EDE">
        <w:rPr>
          <w:rFonts w:eastAsia="Aptos" w:cs="Arial"/>
          <w:b w:val="0"/>
          <w:snapToGrid/>
          <w:color w:val="auto"/>
          <w:kern w:val="2"/>
          <w:sz w:val="22"/>
          <w:lang w:val="en-CA" w:eastAsia="en-US" w:bidi="ar-SA"/>
          <w14:ligatures w14:val="standardContextual"/>
        </w:rPr>
        <w:t>(2)</w:t>
      </w:r>
    </w:p>
    <w:p w14:paraId="6D018503" w14:textId="725E2D18" w:rsidR="00641F8E" w:rsidRPr="00BC4E0E" w:rsidRDefault="00641F8E" w:rsidP="00BE4996">
      <w:pPr>
        <w:pStyle w:val="MDPI21heading1"/>
        <w:jc w:val="both"/>
        <w:rPr>
          <w:b w:val="0"/>
          <w:bCs/>
          <w:lang w:val="en-CA"/>
        </w:rPr>
      </w:pPr>
      <w:r w:rsidRPr="00FB1EDE">
        <w:rPr>
          <w:b w:val="0"/>
          <w:lang w:val="en-CA"/>
        </w:rPr>
        <w:t>The decision variables are represented by</w:t>
      </w:r>
      <w:r w:rsidR="00FF322A" w:rsidRPr="00FB1EDE">
        <w:rPr>
          <w:b w:val="0"/>
          <w:lang w:val="en-CA"/>
        </w:rPr>
        <w:t xml:space="preserve"> </w:t>
      </w:r>
      <w:r w:rsidR="00FF322A" w:rsidRPr="00FB1EDE">
        <w:rPr>
          <w:b w:val="0"/>
        </w:rPr>
        <w:t>x = (x</w:t>
      </w:r>
      <w:proofErr w:type="gramStart"/>
      <w:r w:rsidR="00FF322A" w:rsidRPr="00FB1EDE">
        <w:rPr>
          <w:b w:val="0"/>
          <w:vertAlign w:val="subscript"/>
        </w:rPr>
        <w:t>1</w:t>
      </w:r>
      <w:r w:rsidR="00FF322A" w:rsidRPr="00FB1EDE">
        <w:rPr>
          <w:b w:val="0"/>
        </w:rPr>
        <w:t>,x</w:t>
      </w:r>
      <w:proofErr w:type="gramEnd"/>
      <w:r w:rsidR="00FF322A" w:rsidRPr="00FB1EDE">
        <w:rPr>
          <w:b w:val="0"/>
          <w:vertAlign w:val="subscript"/>
        </w:rPr>
        <w:t>2</w:t>
      </w:r>
      <w:r w:rsidR="00FF322A" w:rsidRPr="00FB1EDE">
        <w:rPr>
          <w:b w:val="0"/>
        </w:rPr>
        <w:t>,...,</w:t>
      </w:r>
      <w:proofErr w:type="spellStart"/>
      <w:r w:rsidR="00FF322A" w:rsidRPr="00FB1EDE">
        <w:rPr>
          <w:b w:val="0"/>
        </w:rPr>
        <w:t>x</w:t>
      </w:r>
      <w:r w:rsidR="00FF322A" w:rsidRPr="00FB1EDE">
        <w:rPr>
          <w:b w:val="0"/>
          <w:vertAlign w:val="subscript"/>
        </w:rPr>
        <w:t>nx</w:t>
      </w:r>
      <w:proofErr w:type="spellEnd"/>
      <w:r w:rsidR="00FF322A" w:rsidRPr="00FB1EDE">
        <w:rPr>
          <w:b w:val="0"/>
        </w:rPr>
        <w:t>)</w:t>
      </w:r>
      <w:r w:rsidRPr="00FB1EDE">
        <w:rPr>
          <w:b w:val="0"/>
          <w:lang w:val="en-CA"/>
        </w:rPr>
        <w:t xml:space="preserve"> , </w:t>
      </w:r>
      <w:r w:rsidR="00531775" w:rsidRPr="00FB1EDE">
        <w:rPr>
          <w:b w:val="0"/>
        </w:rPr>
        <w:t>y = (y</w:t>
      </w:r>
      <w:r w:rsidR="00531775" w:rsidRPr="005B2908">
        <w:rPr>
          <w:b w:val="0"/>
          <w:vertAlign w:val="subscript"/>
        </w:rPr>
        <w:t>1</w:t>
      </w:r>
      <w:r w:rsidR="00531775" w:rsidRPr="00FB1EDE">
        <w:rPr>
          <w:b w:val="0"/>
        </w:rPr>
        <w:t>,y</w:t>
      </w:r>
      <w:r w:rsidR="00531775" w:rsidRPr="00FB1EDE">
        <w:rPr>
          <w:b w:val="0"/>
          <w:vertAlign w:val="subscript"/>
        </w:rPr>
        <w:t>2</w:t>
      </w:r>
      <w:r w:rsidR="00531775" w:rsidRPr="00FB1EDE">
        <w:rPr>
          <w:b w:val="0"/>
        </w:rPr>
        <w:t>,...,</w:t>
      </w:r>
      <w:proofErr w:type="spellStart"/>
      <w:r w:rsidR="00531775" w:rsidRPr="00FB1EDE">
        <w:rPr>
          <w:b w:val="0"/>
        </w:rPr>
        <w:t>y</w:t>
      </w:r>
      <w:r w:rsidR="00531775" w:rsidRPr="00FB1EDE">
        <w:rPr>
          <w:b w:val="0"/>
          <w:vertAlign w:val="subscript"/>
        </w:rPr>
        <w:t>nx</w:t>
      </w:r>
      <w:proofErr w:type="spellEnd"/>
      <w:r w:rsidR="00531775" w:rsidRPr="00FB1EDE">
        <w:rPr>
          <w:b w:val="0"/>
        </w:rPr>
        <w:t xml:space="preserve">) </w:t>
      </w:r>
      <w:r w:rsidRPr="00FB1EDE">
        <w:rPr>
          <w:b w:val="0"/>
          <w:lang w:val="en-CA"/>
        </w:rPr>
        <w:t xml:space="preserve">where </w:t>
      </w:r>
      <w:proofErr w:type="spellStart"/>
      <w:r w:rsidR="000C2FD3" w:rsidRPr="00FB1EDE">
        <w:rPr>
          <w:b w:val="0"/>
        </w:rPr>
        <w:t>D</w:t>
      </w:r>
      <w:r w:rsidR="000C2FD3" w:rsidRPr="00FB1EDE">
        <w:rPr>
          <w:b w:val="0"/>
          <w:vertAlign w:val="subscript"/>
        </w:rPr>
        <w:t>yi</w:t>
      </w:r>
      <w:proofErr w:type="spellEnd"/>
      <w:r w:rsidRPr="00FB1EDE">
        <w:rPr>
          <w:b w:val="0"/>
          <w:lang w:val="en-CA"/>
        </w:rPr>
        <w:t xml:space="preserve">  is the set of discrete values for variable </w:t>
      </w:r>
      <w:proofErr w:type="spellStart"/>
      <w:r w:rsidR="0058597C" w:rsidRPr="00FB1EDE">
        <w:rPr>
          <w:b w:val="0"/>
        </w:rPr>
        <w:t>y</w:t>
      </w:r>
      <w:r w:rsidR="0058597C" w:rsidRPr="00FB1EDE">
        <w:rPr>
          <w:b w:val="0"/>
          <w:vertAlign w:val="subscript"/>
        </w:rPr>
        <w:t>i</w:t>
      </w:r>
      <w:proofErr w:type="spellEnd"/>
      <w:r w:rsidR="0058597C" w:rsidRPr="00FB1EDE">
        <w:rPr>
          <w:b w:val="0"/>
        </w:rPr>
        <w:t>.</w:t>
      </w:r>
      <w:r w:rsidRPr="00FB1EDE">
        <w:rPr>
          <w:b w:val="0"/>
          <w:lang w:val="en-CA"/>
        </w:rPr>
        <w:t xml:space="preserve"> The functions h, g, and </w:t>
      </w:r>
      <w:r w:rsidR="00A06C59" w:rsidRPr="00FB1EDE">
        <w:rPr>
          <w:b w:val="0"/>
        </w:rPr>
        <w:t>g(</w:t>
      </w:r>
      <w:proofErr w:type="spellStart"/>
      <w:proofErr w:type="gramStart"/>
      <w:r w:rsidR="00A06C59" w:rsidRPr="00FB1EDE">
        <w:rPr>
          <w:b w:val="0"/>
        </w:rPr>
        <w:t>x,y</w:t>
      </w:r>
      <w:proofErr w:type="spellEnd"/>
      <w:proofErr w:type="gramEnd"/>
      <w:r w:rsidR="00A06C59" w:rsidRPr="00FB1EDE">
        <w:rPr>
          <w:b w:val="0"/>
        </w:rPr>
        <w:t>)</w:t>
      </w:r>
      <w:r w:rsidRPr="00FB1EDE">
        <w:rPr>
          <w:b w:val="0"/>
          <w:lang w:val="en-CA"/>
        </w:rPr>
        <w:t>=</w:t>
      </w:r>
      <w:r w:rsidR="00A2425D" w:rsidRPr="00FB1EDE">
        <w:rPr>
          <w:b w:val="0"/>
        </w:rPr>
        <w:t>g(</w:t>
      </w:r>
      <w:proofErr w:type="spellStart"/>
      <w:r w:rsidR="00A2425D" w:rsidRPr="00FB1EDE">
        <w:rPr>
          <w:b w:val="0"/>
        </w:rPr>
        <w:t>x,y</w:t>
      </w:r>
      <w:proofErr w:type="spellEnd"/>
      <w:r w:rsidR="00A2425D" w:rsidRPr="00FB1EDE">
        <w:rPr>
          <w:b w:val="0"/>
        </w:rPr>
        <w:t>)=(g</w:t>
      </w:r>
      <w:r w:rsidR="00A2425D" w:rsidRPr="00FB1EDE">
        <w:rPr>
          <w:b w:val="0"/>
          <w:vertAlign w:val="subscript"/>
        </w:rPr>
        <w:t>1</w:t>
      </w:r>
      <w:r w:rsidR="00A2425D" w:rsidRPr="00FB1EDE">
        <w:rPr>
          <w:b w:val="0"/>
        </w:rPr>
        <w:t>(</w:t>
      </w:r>
      <w:proofErr w:type="spellStart"/>
      <w:r w:rsidR="00A2425D" w:rsidRPr="00FB1EDE">
        <w:rPr>
          <w:b w:val="0"/>
        </w:rPr>
        <w:t>x,y</w:t>
      </w:r>
      <w:proofErr w:type="spellEnd"/>
      <w:r w:rsidR="00A2425D" w:rsidRPr="00FB1EDE">
        <w:rPr>
          <w:b w:val="0"/>
        </w:rPr>
        <w:t>),g</w:t>
      </w:r>
      <w:r w:rsidR="00A2425D" w:rsidRPr="00FB1EDE">
        <w:rPr>
          <w:b w:val="0"/>
          <w:vertAlign w:val="subscript"/>
        </w:rPr>
        <w:t>2</w:t>
      </w:r>
      <w:r w:rsidR="00A2425D" w:rsidRPr="00FB1EDE">
        <w:rPr>
          <w:b w:val="0"/>
        </w:rPr>
        <w:t>(</w:t>
      </w:r>
      <w:proofErr w:type="spellStart"/>
      <w:r w:rsidR="00A2425D" w:rsidRPr="00FB1EDE">
        <w:rPr>
          <w:b w:val="0"/>
        </w:rPr>
        <w:t>x,y</w:t>
      </w:r>
      <w:proofErr w:type="spellEnd"/>
      <w:r w:rsidR="00A2425D" w:rsidRPr="00FB1EDE">
        <w:rPr>
          <w:b w:val="0"/>
        </w:rPr>
        <w:t>),...,</w:t>
      </w:r>
      <w:proofErr w:type="spellStart"/>
      <w:r w:rsidR="00A2425D" w:rsidRPr="00FB1EDE">
        <w:rPr>
          <w:b w:val="0"/>
        </w:rPr>
        <w:t>g</w:t>
      </w:r>
      <w:r w:rsidR="00A2425D" w:rsidRPr="00FB1EDE">
        <w:rPr>
          <w:b w:val="0"/>
          <w:vertAlign w:val="subscript"/>
        </w:rPr>
        <w:t>p</w:t>
      </w:r>
      <w:proofErr w:type="spellEnd"/>
      <w:r w:rsidR="00A2425D" w:rsidRPr="00FB1EDE">
        <w:rPr>
          <w:b w:val="0"/>
        </w:rPr>
        <w:t>(</w:t>
      </w:r>
      <w:proofErr w:type="spellStart"/>
      <w:r w:rsidR="00A2425D" w:rsidRPr="00FB1EDE">
        <w:rPr>
          <w:b w:val="0"/>
        </w:rPr>
        <w:t>x,y</w:t>
      </w:r>
      <w:proofErr w:type="spellEnd"/>
      <w:r w:rsidR="00A2425D" w:rsidRPr="00FB1EDE">
        <w:rPr>
          <w:b w:val="0"/>
        </w:rPr>
        <w:t>))</w:t>
      </w:r>
      <w:r w:rsidR="00A2425D" w:rsidRPr="00FB1EDE">
        <w:rPr>
          <w:b w:val="0"/>
          <w:vertAlign w:val="superscript"/>
        </w:rPr>
        <w:t xml:space="preserve">t </w:t>
      </w:r>
      <w:r w:rsidRPr="00FB1EDE">
        <w:rPr>
          <w:b w:val="0"/>
          <w:lang w:val="en-CA"/>
        </w:rPr>
        <w:t xml:space="preserve">are nonlinear. Vectors </w:t>
      </w:r>
      <m:oMath>
        <m:bar>
          <m:barPr>
            <m:pos m:val="top"/>
            <m:ctrlPr>
              <w:rPr>
                <w:rFonts w:ascii="Cambria Math" w:hAnsi="Cambria Math"/>
                <w:b w:val="0"/>
              </w:rPr>
            </m:ctrlPr>
          </m:barPr>
          <m:e>
            <m:r>
              <m:rPr>
                <m:sty m:val="b"/>
              </m:rPr>
              <w:rPr>
                <w:rFonts w:ascii="Cambria Math" w:hAnsi="Cambria Math"/>
              </w:rPr>
              <m:t>x</m:t>
            </m:r>
          </m:e>
        </m:bar>
      </m:oMath>
      <w:r w:rsidR="007D778C" w:rsidRPr="00FB1EDE">
        <w:rPr>
          <w:rFonts w:ascii="Cambria Math" w:hAnsi="Cambria Math" w:cs="Cambria Math"/>
          <w:b w:val="0"/>
        </w:rPr>
        <w:t>∈</w:t>
      </w:r>
      <w:proofErr w:type="spellStart"/>
      <w:r w:rsidR="007D778C" w:rsidRPr="00FB1EDE">
        <w:rPr>
          <w:b w:val="0"/>
        </w:rPr>
        <w:t>R</w:t>
      </w:r>
      <w:r w:rsidR="007D778C" w:rsidRPr="00FB1EDE">
        <w:rPr>
          <w:b w:val="0"/>
          <w:vertAlign w:val="superscript"/>
        </w:rPr>
        <w:t>nx</w:t>
      </w:r>
      <w:proofErr w:type="spellEnd"/>
      <w:r w:rsidR="007D778C" w:rsidRPr="00FB1EDE">
        <w:rPr>
          <w:b w:val="0"/>
        </w:rPr>
        <w:t xml:space="preserve"> </w:t>
      </w:r>
      <w:r w:rsidRPr="00FB1EDE">
        <w:rPr>
          <w:b w:val="0"/>
          <w:lang w:val="en-CA"/>
        </w:rPr>
        <w:t xml:space="preserve">and </w:t>
      </w:r>
      <m:oMath>
        <m:bar>
          <m:barPr>
            <m:ctrlPr>
              <w:rPr>
                <w:rFonts w:ascii="Cambria Math" w:hAnsi="Cambria Math"/>
                <w:b w:val="0"/>
              </w:rPr>
            </m:ctrlPr>
          </m:barPr>
          <m:e>
            <m:r>
              <m:rPr>
                <m:sty m:val="b"/>
              </m:rPr>
              <w:rPr>
                <w:rFonts w:ascii="Cambria Math" w:hAnsi="Cambria Math"/>
              </w:rPr>
              <m:t>x</m:t>
            </m:r>
          </m:e>
        </m:bar>
      </m:oMath>
      <w:r w:rsidR="00BE4996" w:rsidRPr="00FB1EDE">
        <w:rPr>
          <w:rFonts w:ascii="Cambria Math" w:hAnsi="Cambria Math" w:cs="Cambria Math"/>
          <w:b w:val="0"/>
        </w:rPr>
        <w:t>∈</w:t>
      </w:r>
      <w:proofErr w:type="spellStart"/>
      <w:r w:rsidR="00BE4996" w:rsidRPr="00FB1EDE">
        <w:rPr>
          <w:b w:val="0"/>
        </w:rPr>
        <w:t>R</w:t>
      </w:r>
      <w:r w:rsidR="00BE4996" w:rsidRPr="00FB1EDE">
        <w:rPr>
          <w:b w:val="0"/>
          <w:vertAlign w:val="superscript"/>
        </w:rPr>
        <w:t>nx</w:t>
      </w:r>
      <w:proofErr w:type="spellEnd"/>
      <w:r w:rsidR="00BE4996" w:rsidRPr="00FB1EDE">
        <w:rPr>
          <w:b w:val="0"/>
        </w:rPr>
        <w:t xml:space="preserve"> </w:t>
      </w:r>
      <w:r w:rsidRPr="00FB1EDE">
        <w:rPr>
          <w:b w:val="0"/>
          <w:lang w:val="en-CA"/>
        </w:rPr>
        <w:t>are the</w:t>
      </w:r>
      <w:r w:rsidRPr="00BC4E0E">
        <w:rPr>
          <w:b w:val="0"/>
          <w:bCs/>
          <w:lang w:val="en-CA"/>
        </w:rPr>
        <w:t xml:space="preserve"> upper and lower bounds of variable x, respectively.</w:t>
      </w:r>
    </w:p>
    <w:p w14:paraId="36BF4F32" w14:textId="77777777" w:rsidR="00DA528E" w:rsidRPr="00BC4E0E" w:rsidRDefault="00DA528E" w:rsidP="00DA528E">
      <w:pPr>
        <w:pStyle w:val="MDPI21heading1"/>
        <w:rPr>
          <w:lang w:val="en-CA"/>
        </w:rPr>
      </w:pPr>
      <w:r w:rsidRPr="00BC4E0E">
        <w:rPr>
          <w:lang w:val="en-CA"/>
        </w:rPr>
        <w:t>2.2. Objective function</w:t>
      </w:r>
    </w:p>
    <w:p w14:paraId="362C9193" w14:textId="42FDB838" w:rsidR="00E71EE9" w:rsidRPr="00BC4E0E" w:rsidRDefault="0077659F" w:rsidP="00E71EE9">
      <w:pPr>
        <w:pStyle w:val="MDPI21heading1"/>
        <w:jc w:val="both"/>
        <w:rPr>
          <w:b w:val="0"/>
          <w:bCs/>
          <w:lang w:val="en-CA"/>
        </w:rPr>
      </w:pPr>
      <w:r w:rsidRPr="00BC4E0E">
        <w:rPr>
          <w:b w:val="0"/>
          <w:bCs/>
          <w:lang w:val="en-CA"/>
        </w:rPr>
        <w:t xml:space="preserve">The objective function in the load response optimization problem can be a combination of different elements. These often include minimizing the amount of active power loss (ohmic) of the power system, reducing the total network voltage deviations, the cost of program implementation, or a combination of them (multi-purpose objective function) is considered as the goal. In past articles, we have talked about issues such as minimizing costs and power losses. </w:t>
      </w:r>
      <w:r w:rsidR="00E71EE9" w:rsidRPr="00BC4E0E">
        <w:rPr>
          <w:b w:val="0"/>
          <w:bCs/>
          <w:lang w:val="en-CA"/>
        </w:rPr>
        <w:t>The minimization of voltage deviation is the topic being dealt with in this article.</w:t>
      </w:r>
    </w:p>
    <w:p w14:paraId="1F4F3DD5" w14:textId="2639EDEA" w:rsidR="002D4C9D" w:rsidRPr="00BC4E0E" w:rsidRDefault="00151967" w:rsidP="00E71EE9">
      <w:pPr>
        <w:pStyle w:val="MDPI21heading1"/>
        <w:jc w:val="both"/>
        <w:rPr>
          <w:lang w:val="en-CA"/>
        </w:rPr>
      </w:pPr>
      <w:r w:rsidRPr="00BC4E0E">
        <w:rPr>
          <w:lang w:val="en-CA"/>
        </w:rPr>
        <w:t xml:space="preserve">2.3. Minimizing </w:t>
      </w:r>
      <w:r w:rsidR="00076138" w:rsidRPr="00BC4E0E">
        <w:rPr>
          <w:lang w:val="en-CA"/>
        </w:rPr>
        <w:t xml:space="preserve">of </w:t>
      </w:r>
      <w:r w:rsidRPr="00BC4E0E">
        <w:rPr>
          <w:lang w:val="en-CA"/>
        </w:rPr>
        <w:t>bus voltage deviation</w:t>
      </w:r>
    </w:p>
    <w:p w14:paraId="63FB721C" w14:textId="77777777" w:rsidR="00684F03" w:rsidRPr="00BC4E0E" w:rsidRDefault="00684F03" w:rsidP="006020C9">
      <w:pPr>
        <w:pStyle w:val="MDPI21heading1"/>
        <w:jc w:val="both"/>
        <w:rPr>
          <w:b w:val="0"/>
          <w:bCs/>
          <w:lang w:val="en-CA"/>
        </w:rPr>
      </w:pPr>
      <w:r w:rsidRPr="00BC4E0E">
        <w:rPr>
          <w:b w:val="0"/>
          <w:bCs/>
          <w:lang w:val="en-CA"/>
        </w:rPr>
        <w:t xml:space="preserve">Improving the system voltage profile is one of the most important security goals in the normal working conditions of the power system. This issue is very important for voltage sensitive loads. If the voltage of the busbars is considered as a constraint, often the obtained voltages tend to the upper limit of the allowed range (maximum value). This will cause the power system to not have the reserve needed to provide reactive power when </w:t>
      </w:r>
      <w:r w:rsidRPr="00BC4E0E">
        <w:rPr>
          <w:b w:val="0"/>
          <w:bCs/>
          <w:lang w:val="en-CA"/>
        </w:rPr>
        <w:lastRenderedPageBreak/>
        <w:t>incidents occur. One of the effective methods to prevent this situation from happening is to choose the absolute deviation of the voltage of all buses from their desired value as an objective function. Minimizing the amount of voltage deviation of all buses will improve the voltage profile. In this case, the power system will operate with higher security and the quality of service will also increase.</w:t>
      </w:r>
    </w:p>
    <w:p w14:paraId="40559362" w14:textId="77777777" w:rsidR="00684F03" w:rsidRPr="00FB1EDE" w:rsidRDefault="00684F03" w:rsidP="006020C9">
      <w:pPr>
        <w:pStyle w:val="MDPI21heading1"/>
        <w:jc w:val="both"/>
        <w:rPr>
          <w:b w:val="0"/>
          <w:bCs/>
          <w:lang w:val="en-CA"/>
        </w:rPr>
      </w:pPr>
      <w:r w:rsidRPr="00FB1EDE">
        <w:rPr>
          <w:b w:val="0"/>
          <w:bCs/>
          <w:lang w:val="en-CA"/>
        </w:rPr>
        <w:t>Therefore, to solve the above problem, the amount of bus voltage deviation from the acceptable value is considered as an objective function as follows:</w:t>
      </w:r>
    </w:p>
    <w:p w14:paraId="0CED1CD4" w14:textId="3681EC02" w:rsidR="00684F03" w:rsidRPr="00BC4E0E" w:rsidRDefault="006020C9" w:rsidP="006020C9">
      <w:pPr>
        <w:pStyle w:val="MDPI21heading1"/>
        <w:jc w:val="both"/>
        <w:rPr>
          <w:b w:val="0"/>
          <w:bCs/>
          <w:sz w:val="28"/>
        </w:rPr>
      </w:pPr>
      <w:r w:rsidRPr="00FB1EDE">
        <w:rPr>
          <w:b w:val="0"/>
          <w:bCs/>
          <w:sz w:val="28"/>
        </w:rPr>
        <w:t xml:space="preserve">           </w:t>
      </w:r>
      <w:r w:rsidR="003323DD" w:rsidRPr="00FB1EDE">
        <w:rPr>
          <w:b w:val="0"/>
          <w:bCs/>
          <w:position w:val="-36"/>
          <w:sz w:val="28"/>
        </w:rPr>
        <w:object w:dxaOrig="3260" w:dyaOrig="660" w14:anchorId="13178A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5pt;height:32.5pt" o:ole="">
            <v:imagedata r:id="rId15" o:title=""/>
          </v:shape>
          <o:OLEObject Type="Embed" ProgID="Equation.3" ShapeID="_x0000_i1025" DrawAspect="Content" ObjectID="_1787822224" r:id="rId16"/>
        </w:object>
      </w:r>
      <w:r w:rsidR="0044419E" w:rsidRPr="00BC4E0E">
        <w:rPr>
          <w:b w:val="0"/>
          <w:bCs/>
          <w:sz w:val="28"/>
        </w:rPr>
        <w:t xml:space="preserve">     </w:t>
      </w:r>
      <w:r w:rsidR="0060768E" w:rsidRPr="00BC4E0E">
        <w:rPr>
          <w:b w:val="0"/>
          <w:bCs/>
          <w:sz w:val="28"/>
        </w:rPr>
        <w:t xml:space="preserve">                  </w:t>
      </w:r>
      <w:r w:rsidR="0060768E" w:rsidRPr="00BC4E0E">
        <w:rPr>
          <w:b w:val="0"/>
          <w:bCs/>
          <w:szCs w:val="20"/>
        </w:rPr>
        <w:t>(3)</w:t>
      </w:r>
      <w:r w:rsidR="0044419E" w:rsidRPr="00BC4E0E">
        <w:rPr>
          <w:b w:val="0"/>
          <w:bCs/>
          <w:sz w:val="28"/>
        </w:rPr>
        <w:t xml:space="preserve">                         </w:t>
      </w:r>
    </w:p>
    <w:p w14:paraId="5281BEF5" w14:textId="4A6E516B" w:rsidR="001A3B8F" w:rsidRPr="00BC4E0E" w:rsidRDefault="001A3B8F" w:rsidP="00E971B2">
      <w:pPr>
        <w:pStyle w:val="MDPI21heading1"/>
        <w:jc w:val="both"/>
        <w:rPr>
          <w:b w:val="0"/>
          <w:bCs/>
          <w:lang w:val="en-CA"/>
        </w:rPr>
      </w:pPr>
      <w:r w:rsidRPr="00BC4E0E">
        <w:rPr>
          <w:b w:val="0"/>
          <w:bCs/>
          <w:lang w:val="en-CA"/>
        </w:rPr>
        <w:t xml:space="preserve">Where </w:t>
      </w:r>
      <w:proofErr w:type="gramStart"/>
      <w:r w:rsidRPr="00EB355B">
        <w:rPr>
          <w:b w:val="0"/>
          <w:bCs/>
          <w:i/>
          <w:iCs/>
          <w:lang w:val="x-none"/>
        </w:rPr>
        <w:t>V</w:t>
      </w:r>
      <w:r w:rsidRPr="00EB355B">
        <w:rPr>
          <w:b w:val="0"/>
          <w:bCs/>
          <w:i/>
          <w:iCs/>
          <w:vertAlign w:val="subscript"/>
          <w:lang w:val="x-none"/>
        </w:rPr>
        <w:t>i</w:t>
      </w:r>
      <w:proofErr w:type="gramEnd"/>
      <w:r w:rsidRPr="00BC4E0E">
        <w:rPr>
          <w:b w:val="0"/>
          <w:bCs/>
          <w:lang w:val="en-CA"/>
        </w:rPr>
        <w:t xml:space="preserve"> is the voltage of bus </w:t>
      </w:r>
      <w:proofErr w:type="spellStart"/>
      <w:r w:rsidRPr="00BC4E0E">
        <w:rPr>
          <w:b w:val="0"/>
          <w:bCs/>
          <w:lang w:val="x-none"/>
        </w:rPr>
        <w:t>i</w:t>
      </w:r>
      <w:proofErr w:type="spellEnd"/>
      <w:r w:rsidRPr="00BC4E0E">
        <w:rPr>
          <w:b w:val="0"/>
          <w:bCs/>
          <w:lang w:val="en-CA"/>
        </w:rPr>
        <w:t>,</w:t>
      </w:r>
      <w:r w:rsidR="00893C6D" w:rsidRPr="00BC4E0E">
        <w:rPr>
          <w:rFonts w:cstheme="minorBidi"/>
          <w:b w:val="0"/>
          <w:bCs/>
          <w:kern w:val="2"/>
          <w:sz w:val="22"/>
          <w:lang w:val="en-CA" w:eastAsia="en-US" w:bidi="fa-IR"/>
          <w14:ligatures w14:val="standardContextual"/>
        </w:rPr>
        <w:t xml:space="preserve"> </w:t>
      </w:r>
      <w:r w:rsidR="00893C6D" w:rsidRPr="00BC4E0E">
        <w:rPr>
          <w:b w:val="0"/>
          <w:bCs/>
          <w:position w:val="-12"/>
          <w:sz w:val="28"/>
          <w:lang w:bidi="fa-IR"/>
        </w:rPr>
        <w:object w:dxaOrig="440" w:dyaOrig="380" w14:anchorId="5BC05CD3">
          <v:shape id="_x0000_i1026" type="#_x0000_t75" style="width:23pt;height:18.5pt" o:ole="">
            <v:imagedata r:id="rId17" o:title=""/>
          </v:shape>
          <o:OLEObject Type="Embed" ProgID="Equation.3" ShapeID="_x0000_i1026" DrawAspect="Content" ObjectID="_1787822225" r:id="rId18"/>
        </w:object>
      </w:r>
      <w:r w:rsidRPr="00BC4E0E">
        <w:rPr>
          <w:b w:val="0"/>
          <w:bCs/>
          <w:lang w:val="en-CA"/>
        </w:rPr>
        <w:t xml:space="preserve">is the desired voltage at bus </w:t>
      </w:r>
      <w:proofErr w:type="spellStart"/>
      <w:r w:rsidRPr="00BC4E0E">
        <w:rPr>
          <w:b w:val="0"/>
          <w:bCs/>
          <w:lang w:val="en-CA"/>
        </w:rPr>
        <w:t>i</w:t>
      </w:r>
      <w:proofErr w:type="spellEnd"/>
      <w:r w:rsidRPr="00BC4E0E">
        <w:rPr>
          <w:b w:val="0"/>
          <w:bCs/>
          <w:lang w:val="en-CA"/>
        </w:rPr>
        <w:t xml:space="preserve">, TVD is the total voltage deviation of the power system, and </w:t>
      </w:r>
      <w:r w:rsidRPr="00BC4E0E">
        <w:rPr>
          <w:b w:val="0"/>
          <w:bCs/>
          <w:lang w:val="x-none"/>
        </w:rPr>
        <w:t>N</w:t>
      </w:r>
      <w:r w:rsidRPr="00BC4E0E">
        <w:rPr>
          <w:b w:val="0"/>
          <w:bCs/>
          <w:vertAlign w:val="subscript"/>
          <w:lang w:val="x-none"/>
        </w:rPr>
        <w:t>L</w:t>
      </w:r>
      <w:r w:rsidRPr="00BC4E0E">
        <w:rPr>
          <w:b w:val="0"/>
          <w:bCs/>
          <w:lang w:val="en-CA"/>
        </w:rPr>
        <w:t xml:space="preserve"> is the number of load buses in the system.</w:t>
      </w:r>
    </w:p>
    <w:p w14:paraId="7C5A6B2A" w14:textId="0BDBD041" w:rsidR="0060521E" w:rsidRPr="00BC4E0E" w:rsidRDefault="009E6A52" w:rsidP="0060521E">
      <w:pPr>
        <w:pStyle w:val="MDPI21heading1"/>
        <w:jc w:val="both"/>
      </w:pPr>
      <w:r w:rsidRPr="00BC4E0E">
        <w:rPr>
          <w:lang w:val="en-CA"/>
        </w:rPr>
        <w:t>2.4.</w:t>
      </w:r>
      <w:r w:rsidR="0060521E" w:rsidRPr="00BC4E0E">
        <w:rPr>
          <w:lang w:val="en-CA"/>
        </w:rPr>
        <w:t xml:space="preserve"> </w:t>
      </w:r>
      <w:r w:rsidR="0060521E" w:rsidRPr="00BC4E0E">
        <w:t>Generator Constraints</w:t>
      </w:r>
    </w:p>
    <w:p w14:paraId="52FBB87E" w14:textId="716B6929" w:rsidR="0060521E" w:rsidRPr="0013073C" w:rsidRDefault="00EA050F" w:rsidP="0060521E">
      <w:pPr>
        <w:pStyle w:val="MDPI21heading1"/>
        <w:jc w:val="both"/>
        <w:rPr>
          <w:b w:val="0"/>
          <w:bCs/>
        </w:rPr>
      </w:pPr>
      <w:r w:rsidRPr="0013073C">
        <w:rPr>
          <w:b w:val="0"/>
          <w:bCs/>
        </w:rPr>
        <w:t>The voltage and reactive power output limits for generators are given by:</w:t>
      </w:r>
    </w:p>
    <w:p w14:paraId="2814AFD7" w14:textId="68A6609E" w:rsidR="00EA050F" w:rsidRPr="0013073C" w:rsidRDefault="00D44201" w:rsidP="00BE5CF0">
      <w:pPr>
        <w:pStyle w:val="MDPI21heading1"/>
        <w:jc w:val="both"/>
        <w:rPr>
          <w:b w:val="0"/>
          <w:bCs/>
          <w:lang w:val="en-CA"/>
        </w:rPr>
      </w:pPr>
      <w:r w:rsidRPr="0013073C">
        <w:rPr>
          <w:b w:val="0"/>
          <w:bCs/>
          <w:lang w:val="en-CA"/>
        </w:rPr>
        <w:t xml:space="preserve">               </w:t>
      </w:r>
      <m:oMath>
        <m:sSubSup>
          <m:sSubSupPr>
            <m:ctrlPr>
              <w:rPr>
                <w:rFonts w:ascii="Cambria Math" w:hAnsi="Cambria Math"/>
                <w:b w:val="0"/>
                <w:bCs/>
                <w:lang w:val="en-CA"/>
              </w:rPr>
            </m:ctrlPr>
          </m:sSubSupPr>
          <m:e>
            <m:r>
              <m:rPr>
                <m:sty m:val="bi"/>
              </m:rPr>
              <w:rPr>
                <w:rFonts w:ascii="Cambria Math" w:hAnsi="Cambria Math"/>
                <w:lang w:val="en-CA"/>
              </w:rPr>
              <m:t>V</m:t>
            </m:r>
          </m:e>
          <m:sub>
            <m:sSub>
              <m:sSubPr>
                <m:ctrlPr>
                  <w:rPr>
                    <w:rFonts w:ascii="Cambria Math" w:hAnsi="Cambria Math"/>
                    <w:b w:val="0"/>
                    <w:bCs/>
                    <w:lang w:val="en-CA"/>
                  </w:rPr>
                </m:ctrlPr>
              </m:sSubPr>
              <m:e>
                <m:r>
                  <m:rPr>
                    <m:sty m:val="bi"/>
                  </m:rPr>
                  <w:rPr>
                    <w:rFonts w:ascii="Cambria Math" w:hAnsi="Cambria Math"/>
                    <w:lang w:val="en-CA"/>
                  </w:rPr>
                  <m:t>G</m:t>
                </m:r>
              </m:e>
              <m:sub>
                <m:r>
                  <m:rPr>
                    <m:sty m:val="bi"/>
                  </m:rPr>
                  <w:rPr>
                    <w:rFonts w:ascii="Cambria Math" w:hAnsi="Cambria Math"/>
                    <w:lang w:val="en-CA"/>
                  </w:rPr>
                  <m:t>i</m:t>
                </m:r>
              </m:sub>
            </m:sSub>
          </m:sub>
          <m:sup>
            <m:r>
              <m:rPr>
                <m:sty m:val="bi"/>
              </m:rPr>
              <w:rPr>
                <w:rFonts w:ascii="Cambria Math" w:hAnsi="Cambria Math"/>
                <w:lang w:val="en-CA"/>
              </w:rPr>
              <m:t>min</m:t>
            </m:r>
          </m:sup>
        </m:sSubSup>
        <m:r>
          <m:rPr>
            <m:sty m:val="b"/>
          </m:rPr>
          <w:rPr>
            <w:rFonts w:ascii="Cambria Math" w:hAnsi="Cambria Math"/>
            <w:lang w:val="en-CA"/>
          </w:rPr>
          <m:t>≤</m:t>
        </m:r>
        <m:sSub>
          <m:sSubPr>
            <m:ctrlPr>
              <w:rPr>
                <w:rFonts w:ascii="Cambria Math" w:hAnsi="Cambria Math"/>
                <w:b w:val="0"/>
                <w:bCs/>
                <w:lang w:val="en-CA"/>
              </w:rPr>
            </m:ctrlPr>
          </m:sSubPr>
          <m:e>
            <m:r>
              <m:rPr>
                <m:sty m:val="bi"/>
              </m:rPr>
              <w:rPr>
                <w:rFonts w:ascii="Cambria Math" w:hAnsi="Cambria Math"/>
                <w:lang w:val="en-CA"/>
              </w:rPr>
              <m:t>V</m:t>
            </m:r>
          </m:e>
          <m:sub>
            <m:sSub>
              <m:sSubPr>
                <m:ctrlPr>
                  <w:rPr>
                    <w:rFonts w:ascii="Cambria Math" w:hAnsi="Cambria Math"/>
                    <w:b w:val="0"/>
                    <w:bCs/>
                    <w:lang w:val="en-CA"/>
                  </w:rPr>
                </m:ctrlPr>
              </m:sSubPr>
              <m:e>
                <m:r>
                  <m:rPr>
                    <m:sty m:val="bi"/>
                  </m:rPr>
                  <w:rPr>
                    <w:rFonts w:ascii="Cambria Math" w:hAnsi="Cambria Math"/>
                    <w:lang w:val="en-CA"/>
                  </w:rPr>
                  <m:t>G</m:t>
                </m:r>
              </m:e>
              <m:sub>
                <m:r>
                  <m:rPr>
                    <m:sty m:val="bi"/>
                  </m:rPr>
                  <w:rPr>
                    <w:rFonts w:ascii="Cambria Math" w:hAnsi="Cambria Math"/>
                    <w:lang w:val="en-CA"/>
                  </w:rPr>
                  <m:t>i</m:t>
                </m:r>
              </m:sub>
            </m:sSub>
          </m:sub>
        </m:sSub>
        <m:r>
          <m:rPr>
            <m:sty m:val="b"/>
          </m:rPr>
          <w:rPr>
            <w:rFonts w:ascii="Cambria Math" w:hAnsi="Cambria Math"/>
            <w:lang w:val="en-CA"/>
          </w:rPr>
          <m:t>≤</m:t>
        </m:r>
        <m:sSubSup>
          <m:sSubSupPr>
            <m:ctrlPr>
              <w:rPr>
                <w:rFonts w:ascii="Cambria Math" w:hAnsi="Cambria Math"/>
                <w:b w:val="0"/>
                <w:bCs/>
                <w:lang w:val="en-CA"/>
              </w:rPr>
            </m:ctrlPr>
          </m:sSubSupPr>
          <m:e>
            <m:r>
              <m:rPr>
                <m:sty m:val="bi"/>
              </m:rPr>
              <w:rPr>
                <w:rFonts w:ascii="Cambria Math" w:hAnsi="Cambria Math"/>
                <w:lang w:val="en-CA"/>
              </w:rPr>
              <m:t>V</m:t>
            </m:r>
          </m:e>
          <m:sub>
            <m:sSub>
              <m:sSubPr>
                <m:ctrlPr>
                  <w:rPr>
                    <w:rFonts w:ascii="Cambria Math" w:hAnsi="Cambria Math"/>
                    <w:b w:val="0"/>
                    <w:bCs/>
                    <w:lang w:val="en-CA"/>
                  </w:rPr>
                </m:ctrlPr>
              </m:sSubPr>
              <m:e>
                <m:r>
                  <m:rPr>
                    <m:sty m:val="bi"/>
                  </m:rPr>
                  <w:rPr>
                    <w:rFonts w:ascii="Cambria Math" w:hAnsi="Cambria Math"/>
                    <w:lang w:val="en-CA"/>
                  </w:rPr>
                  <m:t>G</m:t>
                </m:r>
              </m:e>
              <m:sub>
                <m:r>
                  <m:rPr>
                    <m:sty m:val="bi"/>
                  </m:rPr>
                  <w:rPr>
                    <w:rFonts w:ascii="Cambria Math" w:hAnsi="Cambria Math"/>
                    <w:lang w:val="en-CA"/>
                  </w:rPr>
                  <m:t>i</m:t>
                </m:r>
              </m:sub>
            </m:sSub>
          </m:sub>
          <m:sup>
            <m:r>
              <m:rPr>
                <m:sty m:val="bi"/>
              </m:rPr>
              <w:rPr>
                <w:rFonts w:ascii="Cambria Math" w:hAnsi="Cambria Math"/>
                <w:lang w:val="en-CA"/>
              </w:rPr>
              <m:t>max</m:t>
            </m:r>
          </m:sup>
        </m:sSubSup>
      </m:oMath>
      <w:proofErr w:type="gramStart"/>
      <w:r w:rsidR="008B6082" w:rsidRPr="0013073C">
        <w:rPr>
          <w:b w:val="0"/>
          <w:bCs/>
          <w:lang w:val="en-CA"/>
        </w:rPr>
        <w:t xml:space="preserve">,   </w:t>
      </w:r>
      <w:proofErr w:type="gramEnd"/>
      <w:r w:rsidR="008B6082" w:rsidRPr="0013073C">
        <w:rPr>
          <w:b w:val="0"/>
          <w:bCs/>
          <w:lang w:val="en-CA"/>
        </w:rPr>
        <w:t xml:space="preserve">   i = 1,...,</w:t>
      </w:r>
      <w:r w:rsidR="008B6082" w:rsidRPr="0013073C">
        <w:rPr>
          <w:b w:val="0"/>
          <w:bCs/>
          <w:i/>
          <w:iCs/>
          <w:lang w:val="en-CA"/>
        </w:rPr>
        <w:t xml:space="preserve"> </w:t>
      </w:r>
      <w:r w:rsidR="00BE5CF0" w:rsidRPr="0013073C">
        <w:rPr>
          <w:b w:val="0"/>
          <w:bCs/>
          <w:szCs w:val="20"/>
          <w:vertAlign w:val="subscript"/>
          <w:lang w:val="en-CA"/>
        </w:rPr>
        <w:t>NG</w:t>
      </w:r>
      <w:r w:rsidR="008B6082" w:rsidRPr="0013073C">
        <w:rPr>
          <w:b w:val="0"/>
          <w:bCs/>
          <w:lang w:val="en-CA"/>
        </w:rPr>
        <w:t xml:space="preserve">                                  </w:t>
      </w:r>
      <w:r w:rsidR="004164D0" w:rsidRPr="0013073C">
        <w:rPr>
          <w:b w:val="0"/>
          <w:bCs/>
          <w:lang w:val="en-CA"/>
        </w:rPr>
        <w:t xml:space="preserve"> (4)</w:t>
      </w:r>
      <w:r w:rsidR="008B6082" w:rsidRPr="0013073C">
        <w:rPr>
          <w:b w:val="0"/>
          <w:bCs/>
          <w:lang w:val="en-CA"/>
        </w:rPr>
        <w:t xml:space="preserve">                                                             </w:t>
      </w:r>
    </w:p>
    <w:p w14:paraId="1BA0F7E6" w14:textId="569EF0B1" w:rsidR="00E971B2" w:rsidRPr="0013073C" w:rsidRDefault="00B4697F" w:rsidP="00BE5CF0">
      <w:pPr>
        <w:pStyle w:val="MDPI21heading1"/>
        <w:jc w:val="both"/>
        <w:rPr>
          <w:b w:val="0"/>
          <w:bCs/>
          <w:lang w:val="en-CA"/>
        </w:rPr>
      </w:pPr>
      <w:r w:rsidRPr="0013073C">
        <w:rPr>
          <w:b w:val="0"/>
          <w:bCs/>
          <w:lang w:val="en-CA"/>
        </w:rPr>
        <w:t xml:space="preserve">               </w:t>
      </w:r>
      <m:oMath>
        <m:sSubSup>
          <m:sSubSupPr>
            <m:ctrlPr>
              <w:rPr>
                <w:rFonts w:ascii="Cambria Math" w:hAnsi="Cambria Math"/>
                <w:b w:val="0"/>
                <w:bCs/>
                <w:lang w:val="en-CA"/>
              </w:rPr>
            </m:ctrlPr>
          </m:sSubSupPr>
          <m:e>
            <m:r>
              <m:rPr>
                <m:sty m:val="bi"/>
              </m:rPr>
              <w:rPr>
                <w:rFonts w:ascii="Cambria Math" w:hAnsi="Cambria Math"/>
                <w:lang w:val="en-CA"/>
              </w:rPr>
              <m:t>Q</m:t>
            </m:r>
          </m:e>
          <m:sub>
            <m:sSub>
              <m:sSubPr>
                <m:ctrlPr>
                  <w:rPr>
                    <w:rFonts w:ascii="Cambria Math" w:hAnsi="Cambria Math"/>
                    <w:b w:val="0"/>
                    <w:bCs/>
                    <w:lang w:val="en-CA"/>
                  </w:rPr>
                </m:ctrlPr>
              </m:sSubPr>
              <m:e>
                <m:r>
                  <m:rPr>
                    <m:sty m:val="bi"/>
                  </m:rPr>
                  <w:rPr>
                    <w:rFonts w:ascii="Cambria Math" w:hAnsi="Cambria Math"/>
                    <w:lang w:val="en-CA"/>
                  </w:rPr>
                  <m:t>G</m:t>
                </m:r>
              </m:e>
              <m:sub>
                <m:r>
                  <m:rPr>
                    <m:sty m:val="bi"/>
                  </m:rPr>
                  <w:rPr>
                    <w:rFonts w:ascii="Cambria Math" w:hAnsi="Cambria Math"/>
                    <w:lang w:val="en-CA"/>
                  </w:rPr>
                  <m:t>i</m:t>
                </m:r>
              </m:sub>
            </m:sSub>
          </m:sub>
          <m:sup>
            <m:r>
              <m:rPr>
                <m:sty m:val="bi"/>
              </m:rPr>
              <w:rPr>
                <w:rFonts w:ascii="Cambria Math" w:hAnsi="Cambria Math"/>
                <w:lang w:val="en-CA"/>
              </w:rPr>
              <m:t>min</m:t>
            </m:r>
          </m:sup>
        </m:sSubSup>
        <m:r>
          <m:rPr>
            <m:sty m:val="b"/>
          </m:rPr>
          <w:rPr>
            <w:rFonts w:ascii="Cambria Math" w:hAnsi="Cambria Math"/>
            <w:lang w:val="en-CA"/>
          </w:rPr>
          <m:t>≤</m:t>
        </m:r>
        <m:sSub>
          <m:sSubPr>
            <m:ctrlPr>
              <w:rPr>
                <w:rFonts w:ascii="Cambria Math" w:hAnsi="Cambria Math"/>
                <w:b w:val="0"/>
                <w:bCs/>
                <w:lang w:val="en-CA"/>
              </w:rPr>
            </m:ctrlPr>
          </m:sSubPr>
          <m:e>
            <m:r>
              <m:rPr>
                <m:sty m:val="bi"/>
              </m:rPr>
              <w:rPr>
                <w:rFonts w:ascii="Cambria Math" w:hAnsi="Cambria Math"/>
                <w:lang w:val="en-CA"/>
              </w:rPr>
              <m:t>Q</m:t>
            </m:r>
          </m:e>
          <m:sub>
            <m:sSub>
              <m:sSubPr>
                <m:ctrlPr>
                  <w:rPr>
                    <w:rFonts w:ascii="Cambria Math" w:hAnsi="Cambria Math"/>
                    <w:b w:val="0"/>
                    <w:bCs/>
                    <w:lang w:val="en-CA"/>
                  </w:rPr>
                </m:ctrlPr>
              </m:sSubPr>
              <m:e>
                <m:r>
                  <m:rPr>
                    <m:sty m:val="bi"/>
                  </m:rPr>
                  <w:rPr>
                    <w:rFonts w:ascii="Cambria Math" w:hAnsi="Cambria Math"/>
                    <w:lang w:val="en-CA"/>
                  </w:rPr>
                  <m:t>G</m:t>
                </m:r>
              </m:e>
              <m:sub>
                <m:r>
                  <m:rPr>
                    <m:sty m:val="bi"/>
                  </m:rPr>
                  <w:rPr>
                    <w:rFonts w:ascii="Cambria Math" w:hAnsi="Cambria Math"/>
                    <w:lang w:val="en-CA"/>
                  </w:rPr>
                  <m:t>i</m:t>
                </m:r>
              </m:sub>
            </m:sSub>
          </m:sub>
        </m:sSub>
        <m:r>
          <m:rPr>
            <m:sty m:val="b"/>
          </m:rPr>
          <w:rPr>
            <w:rFonts w:ascii="Cambria Math" w:hAnsi="Cambria Math"/>
            <w:lang w:val="en-CA"/>
          </w:rPr>
          <m:t>≤</m:t>
        </m:r>
        <m:sSubSup>
          <m:sSubSupPr>
            <m:ctrlPr>
              <w:rPr>
                <w:rFonts w:ascii="Cambria Math" w:hAnsi="Cambria Math"/>
                <w:b w:val="0"/>
                <w:bCs/>
                <w:lang w:val="en-CA"/>
              </w:rPr>
            </m:ctrlPr>
          </m:sSubSupPr>
          <m:e>
            <m:r>
              <m:rPr>
                <m:sty m:val="bi"/>
              </m:rPr>
              <w:rPr>
                <w:rFonts w:ascii="Cambria Math" w:hAnsi="Cambria Math"/>
                <w:lang w:val="en-CA"/>
              </w:rPr>
              <m:t>Q</m:t>
            </m:r>
          </m:e>
          <m:sub>
            <m:sSub>
              <m:sSubPr>
                <m:ctrlPr>
                  <w:rPr>
                    <w:rFonts w:ascii="Cambria Math" w:hAnsi="Cambria Math"/>
                    <w:b w:val="0"/>
                    <w:bCs/>
                    <w:lang w:val="en-CA"/>
                  </w:rPr>
                </m:ctrlPr>
              </m:sSubPr>
              <m:e>
                <m:r>
                  <m:rPr>
                    <m:sty m:val="bi"/>
                  </m:rPr>
                  <w:rPr>
                    <w:rFonts w:ascii="Cambria Math" w:hAnsi="Cambria Math"/>
                    <w:lang w:val="en-CA"/>
                  </w:rPr>
                  <m:t>G</m:t>
                </m:r>
              </m:e>
              <m:sub>
                <m:r>
                  <m:rPr>
                    <m:sty m:val="bi"/>
                  </m:rPr>
                  <w:rPr>
                    <w:rFonts w:ascii="Cambria Math" w:hAnsi="Cambria Math"/>
                    <w:lang w:val="en-CA"/>
                  </w:rPr>
                  <m:t>i</m:t>
                </m:r>
              </m:sub>
            </m:sSub>
          </m:sub>
          <m:sup>
            <m:r>
              <m:rPr>
                <m:sty m:val="bi"/>
              </m:rPr>
              <w:rPr>
                <w:rFonts w:ascii="Cambria Math" w:hAnsi="Cambria Math"/>
                <w:lang w:val="en-CA"/>
              </w:rPr>
              <m:t>max</m:t>
            </m:r>
          </m:sup>
        </m:sSubSup>
        <m:r>
          <m:rPr>
            <m:sty m:val="b"/>
          </m:rPr>
          <w:rPr>
            <w:rFonts w:ascii="Cambria Math" w:hAnsi="Cambria Math"/>
            <w:lang w:val="en-CA"/>
          </w:rPr>
          <m:t>,</m:t>
        </m:r>
      </m:oMath>
      <w:r w:rsidR="004164D0" w:rsidRPr="0013073C">
        <w:rPr>
          <w:b w:val="0"/>
          <w:bCs/>
          <w:lang w:val="en-CA"/>
        </w:rPr>
        <w:t xml:space="preserve">    </w:t>
      </w:r>
      <w:r w:rsidR="000F5883" w:rsidRPr="0013073C">
        <w:rPr>
          <w:b w:val="0"/>
          <w:bCs/>
          <w:lang w:val="en-CA"/>
        </w:rPr>
        <w:t xml:space="preserve"> </w:t>
      </w:r>
      <w:r w:rsidR="004164D0" w:rsidRPr="0013073C">
        <w:rPr>
          <w:b w:val="0"/>
          <w:bCs/>
          <w:lang w:val="en-CA"/>
        </w:rPr>
        <w:t xml:space="preserve"> </w:t>
      </w:r>
      <w:proofErr w:type="spellStart"/>
      <w:r w:rsidR="004164D0" w:rsidRPr="0013073C">
        <w:rPr>
          <w:b w:val="0"/>
          <w:bCs/>
          <w:lang w:val="en-CA"/>
        </w:rPr>
        <w:t>i</w:t>
      </w:r>
      <w:proofErr w:type="spellEnd"/>
      <w:r w:rsidR="004164D0" w:rsidRPr="0013073C">
        <w:rPr>
          <w:b w:val="0"/>
          <w:bCs/>
          <w:lang w:val="en-CA"/>
        </w:rPr>
        <w:t xml:space="preserve"> = </w:t>
      </w:r>
      <w:proofErr w:type="gramStart"/>
      <w:r w:rsidR="004164D0" w:rsidRPr="0013073C">
        <w:rPr>
          <w:b w:val="0"/>
          <w:bCs/>
          <w:lang w:val="en-CA"/>
        </w:rPr>
        <w:t>1,...</w:t>
      </w:r>
      <w:proofErr w:type="gramEnd"/>
      <w:r w:rsidR="004164D0" w:rsidRPr="0013073C">
        <w:rPr>
          <w:b w:val="0"/>
          <w:bCs/>
          <w:lang w:val="en-CA"/>
        </w:rPr>
        <w:t>,</w:t>
      </w:r>
      <w:r w:rsidR="004164D0" w:rsidRPr="0013073C">
        <w:rPr>
          <w:b w:val="0"/>
          <w:bCs/>
          <w:i/>
          <w:iCs/>
          <w:lang w:val="en-CA"/>
        </w:rPr>
        <w:t xml:space="preserve"> </w:t>
      </w:r>
      <w:r w:rsidR="00BE5CF0" w:rsidRPr="0013073C">
        <w:rPr>
          <w:b w:val="0"/>
          <w:bCs/>
          <w:vertAlign w:val="subscript"/>
          <w:lang w:val="en-CA"/>
        </w:rPr>
        <w:t>NG</w:t>
      </w:r>
      <w:r w:rsidR="004164D0" w:rsidRPr="0013073C">
        <w:rPr>
          <w:b w:val="0"/>
          <w:bCs/>
          <w:lang w:val="en-CA"/>
        </w:rPr>
        <w:t xml:space="preserve">                               </w:t>
      </w:r>
      <w:r w:rsidR="0013073C">
        <w:rPr>
          <w:b w:val="0"/>
          <w:bCs/>
          <w:lang w:val="en-CA"/>
        </w:rPr>
        <w:t xml:space="preserve"> </w:t>
      </w:r>
      <w:r w:rsidR="004164D0" w:rsidRPr="0013073C">
        <w:rPr>
          <w:b w:val="0"/>
          <w:bCs/>
          <w:lang w:val="en-CA"/>
        </w:rPr>
        <w:t xml:space="preserve">  </w:t>
      </w:r>
      <w:r w:rsidR="00094E60" w:rsidRPr="0013073C">
        <w:rPr>
          <w:b w:val="0"/>
          <w:bCs/>
          <w:lang w:val="en-CA"/>
        </w:rPr>
        <w:t xml:space="preserve"> </w:t>
      </w:r>
      <w:r w:rsidR="004164D0" w:rsidRPr="0013073C">
        <w:rPr>
          <w:b w:val="0"/>
          <w:bCs/>
          <w:lang w:val="en-CA"/>
        </w:rPr>
        <w:t xml:space="preserve">(5)                                                           </w:t>
      </w:r>
    </w:p>
    <w:p w14:paraId="07D3517D" w14:textId="77777777" w:rsidR="00481FA3" w:rsidRPr="0013073C" w:rsidRDefault="00481FA3" w:rsidP="00481FA3">
      <w:pPr>
        <w:pStyle w:val="MDPI21heading1"/>
        <w:rPr>
          <w:b w:val="0"/>
          <w:bCs/>
          <w:lang w:val="en-CA"/>
        </w:rPr>
      </w:pPr>
      <w:r w:rsidRPr="0013073C">
        <w:rPr>
          <w:b w:val="0"/>
          <w:bCs/>
          <w:lang w:val="en-CA"/>
        </w:rPr>
        <w:t xml:space="preserve">where </w:t>
      </w:r>
      <w:r w:rsidRPr="0013073C">
        <w:rPr>
          <w:b w:val="0"/>
          <w:bCs/>
          <w:i/>
          <w:iCs/>
          <w:lang w:val="x-none"/>
        </w:rPr>
        <w:t>N</w:t>
      </w:r>
      <w:r w:rsidRPr="0013073C">
        <w:rPr>
          <w:b w:val="0"/>
          <w:bCs/>
          <w:i/>
          <w:iCs/>
          <w:vertAlign w:val="subscript"/>
          <w:lang w:val="x-none"/>
        </w:rPr>
        <w:t>G</w:t>
      </w:r>
      <w:r w:rsidRPr="0013073C">
        <w:rPr>
          <w:b w:val="0"/>
          <w:bCs/>
          <w:lang w:val="en-CA"/>
        </w:rPr>
        <w:t xml:space="preserve"> is the number of generators.</w:t>
      </w:r>
    </w:p>
    <w:p w14:paraId="66D25928" w14:textId="4FA7C72E" w:rsidR="00FB1579" w:rsidRPr="00BC4E0E" w:rsidRDefault="00022CAD" w:rsidP="00FB1579">
      <w:pPr>
        <w:pStyle w:val="MDPI21heading1"/>
        <w:rPr>
          <w:lang w:val="en-CA"/>
        </w:rPr>
      </w:pPr>
      <w:r w:rsidRPr="00BC4E0E">
        <w:rPr>
          <w:lang w:val="en-CA"/>
        </w:rPr>
        <w:t xml:space="preserve">2.1.1. </w:t>
      </w:r>
      <w:r w:rsidR="00FB1579" w:rsidRPr="00BC4E0E">
        <w:rPr>
          <w:lang w:val="en-CA"/>
        </w:rPr>
        <w:t>Distributed Generation Constraints</w:t>
      </w:r>
    </w:p>
    <w:p w14:paraId="2EB34CFE" w14:textId="77777777" w:rsidR="00FB1579" w:rsidRPr="0013073C" w:rsidRDefault="00FB1579" w:rsidP="00FB1579">
      <w:pPr>
        <w:pStyle w:val="MDPI21heading1"/>
        <w:rPr>
          <w:b w:val="0"/>
          <w:bCs/>
          <w:lang w:val="en-CA"/>
        </w:rPr>
      </w:pPr>
      <w:r w:rsidRPr="0013073C">
        <w:rPr>
          <w:b w:val="0"/>
          <w:bCs/>
          <w:lang w:val="en-CA"/>
        </w:rPr>
        <w:t>Distributed generation sources are constrained as follows:</w:t>
      </w:r>
    </w:p>
    <w:p w14:paraId="6904BEF2" w14:textId="327412D5" w:rsidR="007B3DB3" w:rsidRPr="0013073C" w:rsidRDefault="00EA35CE" w:rsidP="00EA35CE">
      <w:pPr>
        <w:pStyle w:val="MDPI21heading1"/>
        <w:rPr>
          <w:b w:val="0"/>
          <w:bCs/>
          <w:lang w:val="en-CA"/>
        </w:rPr>
      </w:pPr>
      <w:r w:rsidRPr="0013073C">
        <w:rPr>
          <w:b w:val="0"/>
          <w:bCs/>
          <w:lang w:val="en-CA"/>
        </w:rPr>
        <w:t xml:space="preserve">                 </w:t>
      </w:r>
      <m:oMath>
        <m:sSubSup>
          <m:sSubSupPr>
            <m:ctrlPr>
              <w:rPr>
                <w:rFonts w:ascii="Cambria Math" w:hAnsi="Cambria Math"/>
                <w:b w:val="0"/>
                <w:bCs/>
                <w:lang w:val="en-CA"/>
              </w:rPr>
            </m:ctrlPr>
          </m:sSubSupPr>
          <m:e>
            <m:r>
              <m:rPr>
                <m:sty m:val="bi"/>
              </m:rPr>
              <w:rPr>
                <w:rFonts w:ascii="Cambria Math" w:hAnsi="Cambria Math"/>
                <w:lang w:val="en-CA"/>
              </w:rPr>
              <m:t>P</m:t>
            </m:r>
          </m:e>
          <m:sub>
            <m:sSub>
              <m:sSubPr>
                <m:ctrlPr>
                  <w:rPr>
                    <w:rFonts w:ascii="Cambria Math" w:hAnsi="Cambria Math"/>
                    <w:b w:val="0"/>
                    <w:bCs/>
                    <w:lang w:val="en-CA"/>
                  </w:rPr>
                </m:ctrlPr>
              </m:sSubPr>
              <m:e>
                <m:r>
                  <m:rPr>
                    <m:sty m:val="bi"/>
                  </m:rPr>
                  <w:rPr>
                    <w:rFonts w:ascii="Cambria Math" w:hAnsi="Cambria Math"/>
                    <w:lang w:val="en-CA"/>
                  </w:rPr>
                  <m:t>DG</m:t>
                </m:r>
              </m:e>
              <m:sub>
                <m:r>
                  <m:rPr>
                    <m:sty m:val="bi"/>
                  </m:rPr>
                  <w:rPr>
                    <w:rFonts w:ascii="Cambria Math" w:hAnsi="Cambria Math"/>
                    <w:lang w:val="en-CA"/>
                  </w:rPr>
                  <m:t>i</m:t>
                </m:r>
              </m:sub>
            </m:sSub>
          </m:sub>
          <m:sup>
            <m:r>
              <m:rPr>
                <m:sty m:val="bi"/>
              </m:rPr>
              <w:rPr>
                <w:rFonts w:ascii="Cambria Math" w:hAnsi="Cambria Math"/>
                <w:lang w:val="en-CA"/>
              </w:rPr>
              <m:t>min</m:t>
            </m:r>
          </m:sup>
        </m:sSubSup>
        <m:r>
          <m:rPr>
            <m:sty m:val="b"/>
          </m:rPr>
          <w:rPr>
            <w:rFonts w:ascii="Cambria Math" w:hAnsi="Cambria Math"/>
            <w:lang w:val="en-CA"/>
          </w:rPr>
          <m:t>≤</m:t>
        </m:r>
        <m:sSub>
          <m:sSubPr>
            <m:ctrlPr>
              <w:rPr>
                <w:rFonts w:ascii="Cambria Math" w:hAnsi="Cambria Math"/>
                <w:b w:val="0"/>
                <w:bCs/>
                <w:lang w:val="en-CA"/>
              </w:rPr>
            </m:ctrlPr>
          </m:sSubPr>
          <m:e>
            <m:r>
              <m:rPr>
                <m:sty m:val="bi"/>
              </m:rPr>
              <w:rPr>
                <w:rFonts w:ascii="Cambria Math" w:hAnsi="Cambria Math"/>
                <w:lang w:val="en-CA"/>
              </w:rPr>
              <m:t>P</m:t>
            </m:r>
          </m:e>
          <m:sub>
            <m:sSub>
              <m:sSubPr>
                <m:ctrlPr>
                  <w:rPr>
                    <w:rFonts w:ascii="Cambria Math" w:hAnsi="Cambria Math"/>
                    <w:b w:val="0"/>
                    <w:bCs/>
                    <w:lang w:val="en-CA"/>
                  </w:rPr>
                </m:ctrlPr>
              </m:sSubPr>
              <m:e>
                <m:r>
                  <m:rPr>
                    <m:sty m:val="bi"/>
                  </m:rPr>
                  <w:rPr>
                    <w:rFonts w:ascii="Cambria Math" w:hAnsi="Cambria Math"/>
                    <w:lang w:val="en-CA"/>
                  </w:rPr>
                  <m:t>DG</m:t>
                </m:r>
              </m:e>
              <m:sub>
                <m:r>
                  <m:rPr>
                    <m:sty m:val="bi"/>
                  </m:rPr>
                  <w:rPr>
                    <w:rFonts w:ascii="Cambria Math" w:hAnsi="Cambria Math"/>
                    <w:lang w:val="en-CA"/>
                  </w:rPr>
                  <m:t>i</m:t>
                </m:r>
              </m:sub>
            </m:sSub>
          </m:sub>
        </m:sSub>
        <m:r>
          <m:rPr>
            <m:sty m:val="b"/>
          </m:rPr>
          <w:rPr>
            <w:rFonts w:ascii="Cambria Math" w:hAnsi="Cambria Math"/>
            <w:lang w:val="en-CA"/>
          </w:rPr>
          <m:t>≤</m:t>
        </m:r>
        <m:sSubSup>
          <m:sSubSupPr>
            <m:ctrlPr>
              <w:rPr>
                <w:rFonts w:ascii="Cambria Math" w:hAnsi="Cambria Math"/>
                <w:b w:val="0"/>
                <w:bCs/>
                <w:lang w:val="en-CA"/>
              </w:rPr>
            </m:ctrlPr>
          </m:sSubSupPr>
          <m:e>
            <m:r>
              <m:rPr>
                <m:sty m:val="bi"/>
              </m:rPr>
              <w:rPr>
                <w:rFonts w:ascii="Cambria Math" w:hAnsi="Cambria Math"/>
                <w:lang w:val="en-CA"/>
              </w:rPr>
              <m:t>P</m:t>
            </m:r>
          </m:e>
          <m:sub>
            <m:sSub>
              <m:sSubPr>
                <m:ctrlPr>
                  <w:rPr>
                    <w:rFonts w:ascii="Cambria Math" w:hAnsi="Cambria Math"/>
                    <w:b w:val="0"/>
                    <w:bCs/>
                    <w:lang w:val="en-CA"/>
                  </w:rPr>
                </m:ctrlPr>
              </m:sSubPr>
              <m:e>
                <m:r>
                  <m:rPr>
                    <m:sty m:val="bi"/>
                  </m:rPr>
                  <w:rPr>
                    <w:rFonts w:ascii="Cambria Math" w:hAnsi="Cambria Math"/>
                    <w:lang w:val="en-CA"/>
                  </w:rPr>
                  <m:t>DG</m:t>
                </m:r>
              </m:e>
              <m:sub>
                <m:r>
                  <m:rPr>
                    <m:sty m:val="bi"/>
                  </m:rPr>
                  <w:rPr>
                    <w:rFonts w:ascii="Cambria Math" w:hAnsi="Cambria Math"/>
                    <w:lang w:val="en-CA"/>
                  </w:rPr>
                  <m:t>i</m:t>
                </m:r>
              </m:sub>
            </m:sSub>
          </m:sub>
          <m:sup>
            <m:r>
              <m:rPr>
                <m:sty m:val="bi"/>
              </m:rPr>
              <w:rPr>
                <w:rFonts w:ascii="Cambria Math" w:hAnsi="Cambria Math"/>
                <w:lang w:val="en-CA"/>
              </w:rPr>
              <m:t>max</m:t>
            </m:r>
          </m:sup>
        </m:sSubSup>
      </m:oMath>
      <w:proofErr w:type="gramStart"/>
      <w:r w:rsidRPr="0013073C">
        <w:rPr>
          <w:b w:val="0"/>
          <w:bCs/>
          <w:lang w:val="en-CA"/>
        </w:rPr>
        <w:t xml:space="preserve">,   </w:t>
      </w:r>
      <w:proofErr w:type="gramEnd"/>
      <w:r w:rsidRPr="0013073C">
        <w:rPr>
          <w:b w:val="0"/>
          <w:bCs/>
          <w:lang w:val="en-CA"/>
        </w:rPr>
        <w:t xml:space="preserve">  i = 1,...,</w:t>
      </w:r>
      <w:r w:rsidRPr="0013073C">
        <w:rPr>
          <w:b w:val="0"/>
          <w:bCs/>
          <w:i/>
          <w:iCs/>
          <w:lang w:val="en-CA"/>
        </w:rPr>
        <w:t xml:space="preserve"> N</w:t>
      </w:r>
      <w:r w:rsidRPr="0013073C">
        <w:rPr>
          <w:b w:val="0"/>
          <w:bCs/>
          <w:i/>
          <w:iCs/>
          <w:vertAlign w:val="subscript"/>
          <w:lang w:val="en-CA"/>
        </w:rPr>
        <w:t>DG</w:t>
      </w:r>
      <w:r w:rsidRPr="0013073C">
        <w:rPr>
          <w:b w:val="0"/>
          <w:bCs/>
          <w:lang w:val="en-CA"/>
        </w:rPr>
        <w:t xml:space="preserve">                       </w:t>
      </w:r>
      <w:del w:id="148" w:author="Mahmoud Kiasari" w:date="2024-09-14T12:21:00Z" w16du:dateUtc="2024-09-14T15:21:00Z">
        <w:r w:rsidRPr="0013073C" w:rsidDel="005B2908">
          <w:rPr>
            <w:b w:val="0"/>
            <w:bCs/>
            <w:lang w:val="en-CA"/>
          </w:rPr>
          <w:delText xml:space="preserve"> </w:delText>
        </w:r>
      </w:del>
      <w:r w:rsidRPr="0013073C">
        <w:rPr>
          <w:b w:val="0"/>
          <w:bCs/>
          <w:lang w:val="en-CA"/>
        </w:rPr>
        <w:t xml:space="preserve">        (6)                                                                     </w:t>
      </w:r>
    </w:p>
    <w:p w14:paraId="42859306" w14:textId="77777777" w:rsidR="00E41AFC" w:rsidRPr="00BC4E0E" w:rsidRDefault="00E41AFC" w:rsidP="00E41AFC">
      <w:pPr>
        <w:pStyle w:val="MDPI21heading1"/>
        <w:rPr>
          <w:b w:val="0"/>
          <w:bCs/>
          <w:lang w:val="en-CA"/>
        </w:rPr>
      </w:pPr>
      <w:r w:rsidRPr="0013073C">
        <w:rPr>
          <w:b w:val="0"/>
          <w:bCs/>
          <w:lang w:val="en-CA"/>
        </w:rPr>
        <w:t xml:space="preserve">where </w:t>
      </w:r>
      <w:r w:rsidRPr="0013073C">
        <w:rPr>
          <w:b w:val="0"/>
          <w:bCs/>
          <w:i/>
          <w:iCs/>
          <w:lang w:val="en-CA"/>
        </w:rPr>
        <w:t>N</w:t>
      </w:r>
      <w:r w:rsidRPr="0013073C">
        <w:rPr>
          <w:b w:val="0"/>
          <w:bCs/>
          <w:i/>
          <w:iCs/>
          <w:vertAlign w:val="subscript"/>
          <w:lang w:val="en-CA"/>
        </w:rPr>
        <w:t>DG</w:t>
      </w:r>
      <w:r w:rsidRPr="0013073C">
        <w:rPr>
          <w:b w:val="0"/>
          <w:bCs/>
          <w:lang w:val="en-CA"/>
        </w:rPr>
        <w:t xml:space="preserve"> is the number of distributed</w:t>
      </w:r>
      <w:r w:rsidRPr="00BC4E0E">
        <w:rPr>
          <w:b w:val="0"/>
          <w:bCs/>
          <w:lang w:val="en-CA"/>
        </w:rPr>
        <w:t xml:space="preserve"> generators.</w:t>
      </w:r>
    </w:p>
    <w:p w14:paraId="62E3D220" w14:textId="77777777" w:rsidR="00E647FB" w:rsidRPr="00BC4E0E" w:rsidRDefault="00E647FB" w:rsidP="00E647FB">
      <w:pPr>
        <w:pStyle w:val="MDPI21heading1"/>
      </w:pPr>
      <w:r w:rsidRPr="00BC4E0E">
        <w:rPr>
          <w:lang w:val="en-CA"/>
        </w:rPr>
        <w:t xml:space="preserve">2.1.2. </w:t>
      </w:r>
      <w:r w:rsidRPr="00BC4E0E">
        <w:t>Operational Constraints</w:t>
      </w:r>
    </w:p>
    <w:p w14:paraId="5C906F2F" w14:textId="77777777" w:rsidR="00717151" w:rsidRPr="00BC4E0E" w:rsidRDefault="00717151" w:rsidP="00717151">
      <w:pPr>
        <w:pStyle w:val="MDPI21heading1"/>
        <w:jc w:val="both"/>
        <w:rPr>
          <w:b w:val="0"/>
          <w:bCs/>
          <w:lang w:val="en-CA"/>
        </w:rPr>
      </w:pPr>
      <w:r w:rsidRPr="00BC4E0E">
        <w:rPr>
          <w:b w:val="0"/>
          <w:bCs/>
          <w:lang w:val="en-CA"/>
        </w:rPr>
        <w:t>Operational constraints, including voltage and line loading constraints, are given by:</w:t>
      </w:r>
    </w:p>
    <w:p w14:paraId="7ACB709D" w14:textId="77777777" w:rsidR="003437C0" w:rsidRPr="0013073C" w:rsidRDefault="003437C0" w:rsidP="003437C0">
      <w:pPr>
        <w:pStyle w:val="MDPI21heading1"/>
        <w:rPr>
          <w:b w:val="0"/>
          <w:lang w:val="en-CA"/>
        </w:rPr>
      </w:pPr>
      <w:r w:rsidRPr="00BC4E0E">
        <w:rPr>
          <w:b w:val="0"/>
          <w:lang w:val="en-CA"/>
        </w:rPr>
        <w:t xml:space="preserve">Voltage </w:t>
      </w:r>
      <w:r w:rsidRPr="0013073C">
        <w:rPr>
          <w:b w:val="0"/>
          <w:lang w:val="en-CA"/>
        </w:rPr>
        <w:t>constraints</w:t>
      </w:r>
    </w:p>
    <w:p w14:paraId="6EF346A2" w14:textId="77777777" w:rsidR="003437C0" w:rsidRPr="0013073C" w:rsidRDefault="003437C0" w:rsidP="00717151">
      <w:pPr>
        <w:pStyle w:val="MDPI21heading1"/>
        <w:jc w:val="both"/>
        <w:rPr>
          <w:b w:val="0"/>
          <w:lang w:val="en-CA"/>
        </w:rPr>
      </w:pPr>
    </w:p>
    <w:p w14:paraId="7CBA2CAC" w14:textId="6763C6BC" w:rsidR="00717151" w:rsidRPr="0013073C" w:rsidRDefault="00832EF4" w:rsidP="00F41B15">
      <w:pPr>
        <w:pStyle w:val="MDPI21heading1"/>
        <w:jc w:val="both"/>
        <w:rPr>
          <w:b w:val="0"/>
          <w:lang w:val="en-CA"/>
        </w:rPr>
      </w:pPr>
      <w:r w:rsidRPr="0013073C">
        <w:rPr>
          <w:b w:val="0"/>
          <w:lang w:val="en-CA"/>
        </w:rPr>
        <w:t xml:space="preserve">                </w:t>
      </w:r>
      <m:oMath>
        <m:sSubSup>
          <m:sSubSupPr>
            <m:ctrlPr>
              <w:rPr>
                <w:rFonts w:ascii="Cambria Math" w:hAnsi="Cambria Math"/>
                <w:b w:val="0"/>
                <w:lang w:val="en-CA"/>
              </w:rPr>
            </m:ctrlPr>
          </m:sSubSupPr>
          <m:e>
            <m:r>
              <m:rPr>
                <m:sty m:val="bi"/>
              </m:rPr>
              <w:rPr>
                <w:rFonts w:ascii="Cambria Math" w:hAnsi="Cambria Math"/>
                <w:lang w:val="en-CA"/>
              </w:rPr>
              <m:t>V</m:t>
            </m:r>
          </m:e>
          <m:sub>
            <m:sSub>
              <m:sSubPr>
                <m:ctrlPr>
                  <w:rPr>
                    <w:rFonts w:ascii="Cambria Math" w:hAnsi="Cambria Math"/>
                    <w:b w:val="0"/>
                    <w:lang w:val="en-CA"/>
                  </w:rPr>
                </m:ctrlPr>
              </m:sSubPr>
              <m:e>
                <m:r>
                  <m:rPr>
                    <m:sty m:val="bi"/>
                  </m:rPr>
                  <w:rPr>
                    <w:rFonts w:ascii="Cambria Math" w:hAnsi="Cambria Math"/>
                    <w:lang w:val="en-CA"/>
                  </w:rPr>
                  <m:t>L</m:t>
                </m:r>
              </m:e>
              <m:sub>
                <m:r>
                  <m:rPr>
                    <m:sty m:val="bi"/>
                  </m:rPr>
                  <w:rPr>
                    <w:rFonts w:ascii="Cambria Math" w:hAnsi="Cambria Math"/>
                    <w:lang w:val="en-CA"/>
                  </w:rPr>
                  <m:t>i</m:t>
                </m:r>
              </m:sub>
            </m:sSub>
          </m:sub>
          <m:sup>
            <m:r>
              <m:rPr>
                <m:sty m:val="bi"/>
              </m:rPr>
              <w:rPr>
                <w:rFonts w:ascii="Cambria Math" w:hAnsi="Cambria Math"/>
                <w:lang w:val="en-CA"/>
              </w:rPr>
              <m:t>min</m:t>
            </m:r>
          </m:sup>
        </m:sSubSup>
        <m:r>
          <m:rPr>
            <m:sty m:val="b"/>
          </m:rPr>
          <w:rPr>
            <w:rFonts w:ascii="Cambria Math" w:hAnsi="Cambria Math"/>
            <w:lang w:val="en-CA"/>
          </w:rPr>
          <m:t>≤</m:t>
        </m:r>
        <m:sSub>
          <m:sSubPr>
            <m:ctrlPr>
              <w:rPr>
                <w:rFonts w:ascii="Cambria Math" w:hAnsi="Cambria Math"/>
                <w:b w:val="0"/>
                <w:lang w:val="en-CA"/>
              </w:rPr>
            </m:ctrlPr>
          </m:sSubPr>
          <m:e>
            <m:r>
              <m:rPr>
                <m:sty m:val="bi"/>
              </m:rPr>
              <w:rPr>
                <w:rFonts w:ascii="Cambria Math" w:hAnsi="Cambria Math"/>
                <w:lang w:val="en-CA"/>
              </w:rPr>
              <m:t>V</m:t>
            </m:r>
          </m:e>
          <m:sub>
            <m:sSub>
              <m:sSubPr>
                <m:ctrlPr>
                  <w:rPr>
                    <w:rFonts w:ascii="Cambria Math" w:hAnsi="Cambria Math"/>
                    <w:b w:val="0"/>
                    <w:lang w:val="en-CA"/>
                  </w:rPr>
                </m:ctrlPr>
              </m:sSubPr>
              <m:e>
                <m:r>
                  <m:rPr>
                    <m:sty m:val="bi"/>
                  </m:rPr>
                  <w:rPr>
                    <w:rFonts w:ascii="Cambria Math" w:hAnsi="Cambria Math"/>
                    <w:lang w:val="en-CA"/>
                  </w:rPr>
                  <m:t>L</m:t>
                </m:r>
              </m:e>
              <m:sub>
                <m:r>
                  <m:rPr>
                    <m:sty m:val="bi"/>
                  </m:rPr>
                  <w:rPr>
                    <w:rFonts w:ascii="Cambria Math" w:hAnsi="Cambria Math"/>
                    <w:lang w:val="en-CA"/>
                  </w:rPr>
                  <m:t>i</m:t>
                </m:r>
              </m:sub>
            </m:sSub>
          </m:sub>
        </m:sSub>
        <m:r>
          <m:rPr>
            <m:sty m:val="b"/>
          </m:rPr>
          <w:rPr>
            <w:rFonts w:ascii="Cambria Math" w:hAnsi="Cambria Math"/>
            <w:lang w:val="en-CA"/>
          </w:rPr>
          <m:t>≤</m:t>
        </m:r>
        <m:sSubSup>
          <m:sSubSupPr>
            <m:ctrlPr>
              <w:rPr>
                <w:rFonts w:ascii="Cambria Math" w:hAnsi="Cambria Math"/>
                <w:b w:val="0"/>
                <w:lang w:val="en-CA"/>
              </w:rPr>
            </m:ctrlPr>
          </m:sSubSupPr>
          <m:e>
            <m:r>
              <m:rPr>
                <m:sty m:val="bi"/>
              </m:rPr>
              <w:rPr>
                <w:rFonts w:ascii="Cambria Math" w:hAnsi="Cambria Math"/>
                <w:lang w:val="en-CA"/>
              </w:rPr>
              <m:t>V</m:t>
            </m:r>
          </m:e>
          <m:sub>
            <m:sSub>
              <m:sSubPr>
                <m:ctrlPr>
                  <w:rPr>
                    <w:rFonts w:ascii="Cambria Math" w:hAnsi="Cambria Math"/>
                    <w:b w:val="0"/>
                    <w:lang w:val="en-CA"/>
                  </w:rPr>
                </m:ctrlPr>
              </m:sSubPr>
              <m:e>
                <m:r>
                  <m:rPr>
                    <m:sty m:val="bi"/>
                  </m:rPr>
                  <w:rPr>
                    <w:rFonts w:ascii="Cambria Math" w:hAnsi="Cambria Math"/>
                    <w:lang w:val="en-CA"/>
                  </w:rPr>
                  <m:t>L</m:t>
                </m:r>
              </m:e>
              <m:sub>
                <m:r>
                  <m:rPr>
                    <m:sty m:val="bi"/>
                  </m:rPr>
                  <w:rPr>
                    <w:rFonts w:ascii="Cambria Math" w:hAnsi="Cambria Math"/>
                    <w:lang w:val="en-CA"/>
                  </w:rPr>
                  <m:t>i</m:t>
                </m:r>
              </m:sub>
            </m:sSub>
          </m:sub>
          <m:sup>
            <m:r>
              <m:rPr>
                <m:sty m:val="bi"/>
              </m:rPr>
              <w:rPr>
                <w:rFonts w:ascii="Cambria Math" w:hAnsi="Cambria Math"/>
                <w:lang w:val="en-CA"/>
              </w:rPr>
              <m:t>max</m:t>
            </m:r>
          </m:sup>
        </m:sSubSup>
      </m:oMath>
      <w:proofErr w:type="gramStart"/>
      <w:r w:rsidR="0036416D" w:rsidRPr="0013073C">
        <w:rPr>
          <w:b w:val="0"/>
          <w:lang w:val="en-CA"/>
        </w:rPr>
        <w:t xml:space="preserve">,   </w:t>
      </w:r>
      <w:proofErr w:type="gramEnd"/>
      <w:r w:rsidR="0036416D" w:rsidRPr="0013073C">
        <w:rPr>
          <w:b w:val="0"/>
          <w:lang w:val="en-CA"/>
        </w:rPr>
        <w:t xml:space="preserve"> i = 1,...,</w:t>
      </w:r>
      <w:r w:rsidR="0036416D" w:rsidRPr="0013073C">
        <w:rPr>
          <w:b w:val="0"/>
          <w:i/>
          <w:lang w:val="en-CA"/>
        </w:rPr>
        <w:t xml:space="preserve"> </w:t>
      </w:r>
      <w:r w:rsidR="00F41B15" w:rsidRPr="0013073C">
        <w:rPr>
          <w:b w:val="0"/>
          <w:i/>
          <w:lang w:val="en-CA"/>
        </w:rPr>
        <w:t xml:space="preserve">N </w:t>
      </w:r>
      <w:r w:rsidR="00F41B15" w:rsidRPr="0013073C">
        <w:rPr>
          <w:b w:val="0"/>
          <w:i/>
          <w:vertAlign w:val="subscript"/>
          <w:lang w:val="en-CA"/>
        </w:rPr>
        <w:t>Li</w:t>
      </w:r>
      <w:r w:rsidR="00546C56" w:rsidRPr="0013073C">
        <w:rPr>
          <w:b w:val="0"/>
          <w:i/>
          <w:vertAlign w:val="subscript"/>
          <w:lang w:val="en-CA"/>
        </w:rPr>
        <w:t>ne</w:t>
      </w:r>
      <w:r w:rsidR="0036416D" w:rsidRPr="0013073C">
        <w:rPr>
          <w:b w:val="0"/>
          <w:lang w:val="en-CA"/>
        </w:rPr>
        <w:t xml:space="preserve">                 </w:t>
      </w:r>
      <w:r w:rsidRPr="0013073C">
        <w:rPr>
          <w:b w:val="0"/>
          <w:lang w:val="en-CA"/>
        </w:rPr>
        <w:t xml:space="preserve">                  (7)</w:t>
      </w:r>
      <w:r w:rsidR="0036416D" w:rsidRPr="0013073C">
        <w:rPr>
          <w:b w:val="0"/>
          <w:lang w:val="en-CA"/>
        </w:rPr>
        <w:t xml:space="preserve">                                                                                          </w:t>
      </w:r>
    </w:p>
    <w:p w14:paraId="349DC085" w14:textId="4104BB3E" w:rsidR="00DA528E" w:rsidRPr="0013073C" w:rsidRDefault="00875C0D" w:rsidP="00832EF4">
      <w:pPr>
        <w:pStyle w:val="MDPI21heading1"/>
        <w:rPr>
          <w:b w:val="0"/>
          <w:lang w:val="en-CA"/>
        </w:rPr>
      </w:pPr>
      <w:r w:rsidRPr="0013073C">
        <w:rPr>
          <w:b w:val="0"/>
          <w:lang w:val="en-CA"/>
        </w:rPr>
        <w:t xml:space="preserve">               </w:t>
      </w:r>
      <w:r w:rsidR="00832EF4" w:rsidRPr="0013073C">
        <w:rPr>
          <w:b w:val="0"/>
          <w:lang w:val="en-CA"/>
        </w:rPr>
        <w:t xml:space="preserve"> </w:t>
      </w:r>
      <m:oMath>
        <m:sSub>
          <m:sSubPr>
            <m:ctrlPr>
              <w:rPr>
                <w:rFonts w:ascii="Cambria Math" w:hAnsi="Cambria Math"/>
                <w:b w:val="0"/>
                <w:lang w:val="en-CA"/>
              </w:rPr>
            </m:ctrlPr>
          </m:sSubPr>
          <m:e>
            <m:r>
              <m:rPr>
                <m:sty m:val="bi"/>
              </m:rPr>
              <w:rPr>
                <w:rFonts w:ascii="Cambria Math" w:hAnsi="Cambria Math"/>
                <w:lang w:val="en-CA"/>
              </w:rPr>
              <m:t>S</m:t>
            </m:r>
          </m:e>
          <m:sub>
            <m:sSub>
              <m:sSubPr>
                <m:ctrlPr>
                  <w:rPr>
                    <w:rFonts w:ascii="Cambria Math" w:hAnsi="Cambria Math"/>
                    <w:b w:val="0"/>
                    <w:lang w:val="en-CA"/>
                  </w:rPr>
                </m:ctrlPr>
              </m:sSubPr>
              <m:e>
                <m:r>
                  <m:rPr>
                    <m:sty m:val="bi"/>
                  </m:rPr>
                  <w:rPr>
                    <w:rFonts w:ascii="Cambria Math" w:hAnsi="Cambria Math"/>
                    <w:lang w:val="en-CA"/>
                  </w:rPr>
                  <m:t>L</m:t>
                </m:r>
              </m:e>
              <m:sub>
                <m:r>
                  <m:rPr>
                    <m:sty m:val="bi"/>
                  </m:rPr>
                  <w:rPr>
                    <w:rFonts w:ascii="Cambria Math" w:hAnsi="Cambria Math"/>
                    <w:lang w:val="en-CA"/>
                  </w:rPr>
                  <m:t>i</m:t>
                </m:r>
              </m:sub>
            </m:sSub>
          </m:sub>
        </m:sSub>
        <m:r>
          <m:rPr>
            <m:sty m:val="b"/>
          </m:rPr>
          <w:rPr>
            <w:rFonts w:ascii="Cambria Math" w:hAnsi="Cambria Math"/>
            <w:lang w:val="en-CA"/>
          </w:rPr>
          <m:t>≤</m:t>
        </m:r>
        <m:sSubSup>
          <m:sSubSupPr>
            <m:ctrlPr>
              <w:rPr>
                <w:rFonts w:ascii="Cambria Math" w:hAnsi="Cambria Math"/>
                <w:b w:val="0"/>
                <w:lang w:val="en-CA"/>
              </w:rPr>
            </m:ctrlPr>
          </m:sSubSupPr>
          <m:e>
            <m:r>
              <m:rPr>
                <m:sty m:val="bi"/>
              </m:rPr>
              <w:rPr>
                <w:rFonts w:ascii="Cambria Math" w:hAnsi="Cambria Math"/>
                <w:lang w:val="en-CA"/>
              </w:rPr>
              <m:t>VS</m:t>
            </m:r>
          </m:e>
          <m:sub>
            <m:sSub>
              <m:sSubPr>
                <m:ctrlPr>
                  <w:rPr>
                    <w:rFonts w:ascii="Cambria Math" w:hAnsi="Cambria Math"/>
                    <w:b w:val="0"/>
                    <w:lang w:val="en-CA"/>
                  </w:rPr>
                </m:ctrlPr>
              </m:sSubPr>
              <m:e>
                <m:r>
                  <m:rPr>
                    <m:sty m:val="bi"/>
                  </m:rPr>
                  <w:rPr>
                    <w:rFonts w:ascii="Cambria Math" w:hAnsi="Cambria Math"/>
                    <w:lang w:val="en-CA"/>
                  </w:rPr>
                  <m:t>L</m:t>
                </m:r>
              </m:e>
              <m:sub>
                <m:r>
                  <m:rPr>
                    <m:sty m:val="bi"/>
                  </m:rPr>
                  <w:rPr>
                    <w:rFonts w:ascii="Cambria Math" w:hAnsi="Cambria Math"/>
                    <w:lang w:val="en-CA"/>
                  </w:rPr>
                  <m:t>i</m:t>
                </m:r>
              </m:sub>
            </m:sSub>
          </m:sub>
          <m:sup>
            <m:r>
              <m:rPr>
                <m:sty m:val="bi"/>
              </m:rPr>
              <w:rPr>
                <w:rFonts w:ascii="Cambria Math" w:hAnsi="Cambria Math"/>
                <w:lang w:val="en-CA"/>
              </w:rPr>
              <m:t>max</m:t>
            </m:r>
          </m:sup>
        </m:sSubSup>
        <m:r>
          <m:rPr>
            <m:sty m:val="b"/>
          </m:rPr>
          <w:rPr>
            <w:rFonts w:ascii="Cambria Math" w:hAnsi="Cambria Math"/>
            <w:lang w:val="en-CA"/>
          </w:rPr>
          <m:t xml:space="preserve">,     </m:t>
        </m:r>
      </m:oMath>
      <w:r w:rsidR="00F57F6A" w:rsidRPr="0013073C">
        <w:rPr>
          <w:b w:val="0"/>
          <w:lang w:val="en-CA"/>
        </w:rPr>
        <w:t xml:space="preserve">        </w:t>
      </w:r>
      <w:proofErr w:type="spellStart"/>
      <w:r w:rsidR="00DE579C" w:rsidRPr="0013073C">
        <w:rPr>
          <w:b w:val="0"/>
          <w:lang w:val="en-CA"/>
        </w:rPr>
        <w:t>i</w:t>
      </w:r>
      <w:proofErr w:type="spellEnd"/>
      <w:r w:rsidR="00DE579C" w:rsidRPr="0013073C">
        <w:rPr>
          <w:b w:val="0"/>
          <w:lang w:val="en-CA"/>
        </w:rPr>
        <w:t xml:space="preserve"> = </w:t>
      </w:r>
      <w:proofErr w:type="gramStart"/>
      <w:r w:rsidR="00DE579C" w:rsidRPr="0013073C">
        <w:rPr>
          <w:b w:val="0"/>
          <w:lang w:val="en-CA"/>
        </w:rPr>
        <w:t>1,...</w:t>
      </w:r>
      <w:proofErr w:type="gramEnd"/>
      <w:r w:rsidR="00DE579C" w:rsidRPr="0013073C">
        <w:rPr>
          <w:b w:val="0"/>
          <w:lang w:val="en-CA"/>
        </w:rPr>
        <w:t xml:space="preserve">, N </w:t>
      </w:r>
      <w:r w:rsidR="00DE579C" w:rsidRPr="0013073C">
        <w:rPr>
          <w:b w:val="0"/>
          <w:vertAlign w:val="subscript"/>
          <w:lang w:val="en-CA"/>
        </w:rPr>
        <w:t>Line</w:t>
      </w:r>
      <w:r w:rsidR="00DE579C" w:rsidRPr="0013073C">
        <w:rPr>
          <w:b w:val="0"/>
          <w:lang w:val="en-CA"/>
        </w:rPr>
        <w:t xml:space="preserve">                         </w:t>
      </w:r>
      <w:r w:rsidR="00420699" w:rsidRPr="0013073C">
        <w:rPr>
          <w:b w:val="0"/>
          <w:lang w:val="en-CA"/>
        </w:rPr>
        <w:t xml:space="preserve">         </w:t>
      </w:r>
      <w:r w:rsidR="00832EF4" w:rsidRPr="0013073C">
        <w:rPr>
          <w:b w:val="0"/>
          <w:lang w:val="en-CA"/>
        </w:rPr>
        <w:t>(8)</w:t>
      </w:r>
      <w:r w:rsidR="00DE579C" w:rsidRPr="0013073C">
        <w:rPr>
          <w:b w:val="0"/>
          <w:lang w:val="en-CA"/>
        </w:rPr>
        <w:t xml:space="preserve">                                                       </w:t>
      </w:r>
    </w:p>
    <w:p w14:paraId="3F3B9422" w14:textId="207CEC33" w:rsidR="00354C71" w:rsidRPr="0013073C" w:rsidRDefault="00930521" w:rsidP="00EB355B">
      <w:pPr>
        <w:pStyle w:val="MDPI21heading1"/>
        <w:jc w:val="both"/>
        <w:rPr>
          <w:b w:val="0"/>
          <w:lang w:val="en-CA"/>
        </w:rPr>
      </w:pPr>
      <w:r w:rsidRPr="0013073C">
        <w:rPr>
          <w:b w:val="0"/>
          <w:lang w:val="en-CA"/>
        </w:rPr>
        <w:t>Where</w:t>
      </w:r>
      <w:r w:rsidR="00651158" w:rsidRPr="0013073C">
        <w:rPr>
          <w:b w:val="0"/>
          <w:lang w:val="en-CA"/>
        </w:rPr>
        <w:t>:</w:t>
      </w:r>
      <w:r w:rsidRPr="0013073C">
        <w:rPr>
          <w:b w:val="0"/>
          <w:lang w:val="en-CA"/>
        </w:rPr>
        <w:t xml:space="preserve"> N</w:t>
      </w:r>
      <w:r w:rsidRPr="0013073C">
        <w:rPr>
          <w:b w:val="0"/>
          <w:vertAlign w:val="subscript"/>
          <w:lang w:val="en-CA"/>
        </w:rPr>
        <w:t>L</w:t>
      </w:r>
      <w:r w:rsidRPr="0013073C">
        <w:rPr>
          <w:b w:val="0"/>
          <w:lang w:val="en-CA"/>
        </w:rPr>
        <w:t xml:space="preserve"> represents the number of load buses, </w:t>
      </w:r>
      <w:proofErr w:type="spellStart"/>
      <w:r w:rsidR="000475BF" w:rsidRPr="0013073C">
        <w:rPr>
          <w:b w:val="0"/>
          <w:lang w:val="en-CA"/>
        </w:rPr>
        <w:t>V</w:t>
      </w:r>
      <w:r w:rsidR="000475BF" w:rsidRPr="0013073C">
        <w:rPr>
          <w:b w:val="0"/>
          <w:vertAlign w:val="subscript"/>
          <w:lang w:val="en-CA"/>
        </w:rPr>
        <w:t>Li</w:t>
      </w:r>
      <w:proofErr w:type="spellEnd"/>
      <w:r w:rsidR="000475BF" w:rsidRPr="0013073C">
        <w:rPr>
          <w:b w:val="0"/>
          <w:lang w:val="en-CA"/>
        </w:rPr>
        <w:t xml:space="preserve"> </w:t>
      </w:r>
      <w:r w:rsidRPr="0013073C">
        <w:rPr>
          <w:b w:val="0"/>
          <w:lang w:val="en-CA"/>
        </w:rPr>
        <w:t xml:space="preserve">denotes the voltage of load bus </w:t>
      </w:r>
      <w:proofErr w:type="spellStart"/>
      <w:r w:rsidRPr="0013073C">
        <w:rPr>
          <w:b w:val="0"/>
          <w:lang w:val="en-CA"/>
        </w:rPr>
        <w:t>i</w:t>
      </w:r>
      <w:proofErr w:type="spellEnd"/>
      <w:r w:rsidRPr="0013073C">
        <w:rPr>
          <w:b w:val="0"/>
          <w:lang w:val="en-CA"/>
        </w:rPr>
        <w:t xml:space="preserve">, </w:t>
      </w:r>
      <m:oMath>
        <m:sSubSup>
          <m:sSubSupPr>
            <m:ctrlPr>
              <w:rPr>
                <w:rFonts w:ascii="Cambria Math" w:hAnsi="Cambria Math"/>
                <w:b w:val="0"/>
                <w:lang w:val="en-CA"/>
              </w:rPr>
            </m:ctrlPr>
          </m:sSubSupPr>
          <m:e>
            <m:r>
              <m:rPr>
                <m:sty m:val="b"/>
              </m:rPr>
              <w:rPr>
                <w:rFonts w:ascii="Cambria Math" w:hAnsi="Cambria Math"/>
                <w:lang w:val="en-CA"/>
              </w:rPr>
              <m:t>V</m:t>
            </m:r>
          </m:e>
          <m:sub>
            <m:sSub>
              <m:sSubPr>
                <m:ctrlPr>
                  <w:rPr>
                    <w:rFonts w:ascii="Cambria Math" w:hAnsi="Cambria Math"/>
                    <w:b w:val="0"/>
                    <w:lang w:val="en-CA"/>
                  </w:rPr>
                </m:ctrlPr>
              </m:sSubPr>
              <m:e>
                <m:r>
                  <m:rPr>
                    <m:sty m:val="b"/>
                  </m:rPr>
                  <w:rPr>
                    <w:rFonts w:ascii="Cambria Math" w:hAnsi="Cambria Math"/>
                    <w:lang w:val="en-CA"/>
                  </w:rPr>
                  <m:t>L</m:t>
                </m:r>
              </m:e>
              <m:sub>
                <m:r>
                  <m:rPr>
                    <m:sty m:val="b"/>
                  </m:rPr>
                  <w:rPr>
                    <w:rFonts w:ascii="Cambria Math" w:hAnsi="Cambria Math"/>
                    <w:lang w:val="en-CA"/>
                  </w:rPr>
                  <m:t>i</m:t>
                </m:r>
              </m:sub>
            </m:sSub>
          </m:sub>
          <m:sup>
            <m:r>
              <m:rPr>
                <m:sty m:val="b"/>
              </m:rPr>
              <w:rPr>
                <w:rFonts w:ascii="Cambria Math" w:hAnsi="Cambria Math"/>
                <w:lang w:val="en-CA"/>
              </w:rPr>
              <m:t>min</m:t>
            </m:r>
          </m:sup>
        </m:sSubSup>
      </m:oMath>
      <w:r w:rsidR="00693EA0" w:rsidRPr="0013073C">
        <w:rPr>
          <w:b w:val="0"/>
          <w:lang w:val="en-CA"/>
        </w:rPr>
        <w:t xml:space="preserve"> is minimum voltage of load bus i</w:t>
      </w:r>
      <w:r w:rsidRPr="0013073C">
        <w:rPr>
          <w:b w:val="0"/>
          <w:lang w:val="en-CA"/>
        </w:rPr>
        <w:t xml:space="preserve">, and </w:t>
      </w:r>
      <m:oMath>
        <m:sSubSup>
          <m:sSubSupPr>
            <m:ctrlPr>
              <w:rPr>
                <w:rFonts w:ascii="Cambria Math" w:hAnsi="Cambria Math"/>
                <w:b w:val="0"/>
                <w:lang w:val="en-CA"/>
              </w:rPr>
            </m:ctrlPr>
          </m:sSubSupPr>
          <m:e>
            <m:r>
              <m:rPr>
                <m:sty m:val="b"/>
              </m:rPr>
              <w:rPr>
                <w:rFonts w:ascii="Cambria Math" w:hAnsi="Cambria Math"/>
                <w:lang w:val="en-CA"/>
              </w:rPr>
              <m:t>V</m:t>
            </m:r>
          </m:e>
          <m:sub>
            <m:sSub>
              <m:sSubPr>
                <m:ctrlPr>
                  <w:rPr>
                    <w:rFonts w:ascii="Cambria Math" w:hAnsi="Cambria Math"/>
                    <w:b w:val="0"/>
                    <w:lang w:val="en-CA"/>
                  </w:rPr>
                </m:ctrlPr>
              </m:sSubPr>
              <m:e>
                <m:r>
                  <m:rPr>
                    <m:sty m:val="b"/>
                  </m:rPr>
                  <w:rPr>
                    <w:rFonts w:ascii="Cambria Math" w:hAnsi="Cambria Math"/>
                    <w:lang w:val="en-CA"/>
                  </w:rPr>
                  <m:t>L</m:t>
                </m:r>
              </m:e>
              <m:sub>
                <m:r>
                  <m:rPr>
                    <m:sty m:val="b"/>
                  </m:rPr>
                  <w:rPr>
                    <w:rFonts w:ascii="Cambria Math" w:hAnsi="Cambria Math"/>
                    <w:lang w:val="en-CA"/>
                  </w:rPr>
                  <m:t>i</m:t>
                </m:r>
              </m:sub>
            </m:sSub>
          </m:sub>
          <m:sup>
            <m:r>
              <m:rPr>
                <m:sty m:val="b"/>
              </m:rPr>
              <w:rPr>
                <w:rFonts w:ascii="Cambria Math" w:hAnsi="Cambria Math"/>
                <w:lang w:val="en-CA"/>
              </w:rPr>
              <m:t>max</m:t>
            </m:r>
          </m:sup>
        </m:sSubSup>
      </m:oMath>
      <w:r w:rsidR="00066496" w:rsidRPr="0013073C">
        <w:rPr>
          <w:b w:val="0"/>
          <w:lang w:val="en-CA"/>
        </w:rPr>
        <w:t xml:space="preserve"> is the maximum voltage of load bus i</w:t>
      </w:r>
      <w:r w:rsidRPr="0013073C">
        <w:rPr>
          <w:b w:val="0"/>
          <w:lang w:val="en-CA"/>
        </w:rPr>
        <w:t xml:space="preserve">. </w:t>
      </w:r>
      <m:oMath>
        <m:sSub>
          <m:sSubPr>
            <m:ctrlPr>
              <w:rPr>
                <w:rFonts w:ascii="Cambria Math" w:hAnsi="Cambria Math"/>
                <w:b w:val="0"/>
                <w:lang w:val="en-CA"/>
              </w:rPr>
            </m:ctrlPr>
          </m:sSubPr>
          <m:e>
            <m:r>
              <m:rPr>
                <m:sty m:val="b"/>
              </m:rPr>
              <w:rPr>
                <w:rFonts w:ascii="Cambria Math" w:hAnsi="Cambria Math"/>
                <w:lang w:val="en-CA"/>
              </w:rPr>
              <m:t>S</m:t>
            </m:r>
          </m:e>
          <m:sub>
            <m:sSub>
              <m:sSubPr>
                <m:ctrlPr>
                  <w:rPr>
                    <w:rFonts w:ascii="Cambria Math" w:hAnsi="Cambria Math"/>
                    <w:b w:val="0"/>
                    <w:lang w:val="en-CA"/>
                  </w:rPr>
                </m:ctrlPr>
              </m:sSubPr>
              <m:e>
                <m:r>
                  <m:rPr>
                    <m:sty m:val="b"/>
                  </m:rPr>
                  <w:rPr>
                    <w:rFonts w:ascii="Cambria Math" w:hAnsi="Cambria Math"/>
                    <w:lang w:val="en-CA"/>
                  </w:rPr>
                  <m:t>L</m:t>
                </m:r>
              </m:e>
              <m:sub>
                <m:r>
                  <m:rPr>
                    <m:sty m:val="b"/>
                  </m:rPr>
                  <w:rPr>
                    <w:rFonts w:ascii="Cambria Math" w:hAnsi="Cambria Math"/>
                    <w:lang w:val="en-CA"/>
                  </w:rPr>
                  <m:t>i</m:t>
                </m:r>
              </m:sub>
            </m:sSub>
          </m:sub>
        </m:sSub>
      </m:oMath>
      <w:r w:rsidRPr="0013073C">
        <w:rPr>
          <w:b w:val="0"/>
          <w:lang w:val="en-CA"/>
        </w:rPr>
        <w:t xml:space="preserve"> indicates the apparent power flow through line i, while </w:t>
      </w:r>
      <m:oMath>
        <m:sSubSup>
          <m:sSubSupPr>
            <m:ctrlPr>
              <w:rPr>
                <w:rFonts w:ascii="Cambria Math" w:hAnsi="Cambria Math"/>
                <w:b w:val="0"/>
                <w:lang w:val="en-CA"/>
              </w:rPr>
            </m:ctrlPr>
          </m:sSubSupPr>
          <m:e>
            <m:r>
              <m:rPr>
                <m:sty m:val="b"/>
              </m:rPr>
              <w:rPr>
                <w:rFonts w:ascii="Cambria Math" w:hAnsi="Cambria Math"/>
                <w:lang w:val="en-CA"/>
              </w:rPr>
              <m:t>S</m:t>
            </m:r>
          </m:e>
          <m:sub>
            <m:sSub>
              <m:sSubPr>
                <m:ctrlPr>
                  <w:rPr>
                    <w:rFonts w:ascii="Cambria Math" w:hAnsi="Cambria Math"/>
                    <w:b w:val="0"/>
                    <w:lang w:val="en-CA"/>
                  </w:rPr>
                </m:ctrlPr>
              </m:sSubPr>
              <m:e>
                <m:r>
                  <m:rPr>
                    <m:sty m:val="b"/>
                  </m:rPr>
                  <w:rPr>
                    <w:rFonts w:ascii="Cambria Math" w:hAnsi="Cambria Math"/>
                    <w:lang w:val="en-CA"/>
                  </w:rPr>
                  <m:t>L</m:t>
                </m:r>
              </m:e>
              <m:sub>
                <m:r>
                  <m:rPr>
                    <m:sty m:val="b"/>
                  </m:rPr>
                  <w:rPr>
                    <w:rFonts w:ascii="Cambria Math" w:hAnsi="Cambria Math"/>
                    <w:lang w:val="en-CA"/>
                  </w:rPr>
                  <m:t>i</m:t>
                </m:r>
              </m:sub>
            </m:sSub>
          </m:sub>
          <m:sup>
            <m:r>
              <m:rPr>
                <m:sty m:val="b"/>
              </m:rPr>
              <w:rPr>
                <w:rFonts w:ascii="Cambria Math" w:hAnsi="Cambria Math"/>
                <w:lang w:val="en-CA"/>
              </w:rPr>
              <m:t>max</m:t>
            </m:r>
          </m:sup>
        </m:sSubSup>
      </m:oMath>
      <w:r w:rsidRPr="0013073C">
        <w:rPr>
          <w:b w:val="0"/>
          <w:lang w:val="en-CA"/>
        </w:rPr>
        <w:t xml:space="preserve"> is the maximum apparent power flow through line i. Additionally, </w:t>
      </w:r>
      <w:r w:rsidR="00066496" w:rsidRPr="0013073C">
        <w:rPr>
          <w:b w:val="0"/>
          <w:lang w:val="en-CA"/>
        </w:rPr>
        <w:t xml:space="preserve">N </w:t>
      </w:r>
      <w:r w:rsidR="00066496" w:rsidRPr="0013073C">
        <w:rPr>
          <w:b w:val="0"/>
          <w:vertAlign w:val="subscript"/>
          <w:lang w:val="en-CA"/>
        </w:rPr>
        <w:t>Line</w:t>
      </w:r>
      <w:r w:rsidR="00066496" w:rsidRPr="0013073C">
        <w:rPr>
          <w:b w:val="0"/>
          <w:lang w:val="en-CA"/>
        </w:rPr>
        <w:t xml:space="preserve">  </w:t>
      </w:r>
      <w:r w:rsidRPr="0013073C">
        <w:rPr>
          <w:b w:val="0"/>
          <w:lang w:val="en-CA"/>
        </w:rPr>
        <w:t>refers to the number of network lines.</w:t>
      </w:r>
    </w:p>
    <w:p w14:paraId="06DC44D5" w14:textId="77777777" w:rsidR="00354C71" w:rsidRPr="0013073C" w:rsidRDefault="00354C71" w:rsidP="00354C71">
      <w:pPr>
        <w:pStyle w:val="MDPI21heading1"/>
        <w:jc w:val="both"/>
        <w:rPr>
          <w:b w:val="0"/>
          <w:lang w:val="en-CA"/>
        </w:rPr>
      </w:pPr>
      <w:r w:rsidRPr="0013073C">
        <w:rPr>
          <w:b w:val="0"/>
          <w:lang w:val="en-CA"/>
        </w:rPr>
        <w:t>Load Constraints</w:t>
      </w:r>
    </w:p>
    <w:p w14:paraId="19F24D25" w14:textId="335E2C03" w:rsidR="00A3190A" w:rsidRPr="0013073C" w:rsidRDefault="00A3190A" w:rsidP="00A3190A">
      <w:pPr>
        <w:pStyle w:val="MDPI21heading1"/>
        <w:jc w:val="both"/>
        <w:rPr>
          <w:b w:val="0"/>
          <w:lang w:val="en-CA"/>
        </w:rPr>
      </w:pPr>
      <w:r w:rsidRPr="00F31052">
        <w:rPr>
          <w:bCs/>
          <w:lang w:val="en-CA"/>
          <w:rPrChange w:id="149" w:author="Mahdi Ghaffari" w:date="2024-09-11T07:14:00Z" w16du:dateUtc="2024-09-11T10:14:00Z">
            <w:rPr>
              <w:b w:val="0"/>
              <w:lang w:val="en-CA"/>
            </w:rPr>
          </w:rPrChange>
        </w:rPr>
        <w:t xml:space="preserve">      </w:t>
      </w:r>
      <w:r w:rsidR="00951D54" w:rsidRPr="00F31052">
        <w:rPr>
          <w:bCs/>
          <w:lang w:val="en-CA"/>
          <w:rPrChange w:id="150" w:author="Mahdi Ghaffari" w:date="2024-09-11T07:14:00Z" w16du:dateUtc="2024-09-11T10:14:00Z">
            <w:rPr>
              <w:b w:val="0"/>
              <w:lang w:val="en-CA"/>
            </w:rPr>
          </w:rPrChange>
        </w:rPr>
        <w:t xml:space="preserve">   </w:t>
      </w:r>
      <w:r w:rsidRPr="00F31052">
        <w:rPr>
          <w:bCs/>
          <w:lang w:val="en-CA"/>
          <w:rPrChange w:id="151" w:author="Mahdi Ghaffari" w:date="2024-09-11T07:14:00Z" w16du:dateUtc="2024-09-11T10:14:00Z">
            <w:rPr>
              <w:b w:val="0"/>
              <w:lang w:val="en-CA"/>
            </w:rPr>
          </w:rPrChange>
        </w:rPr>
        <w:t xml:space="preserve">      </w:t>
      </w:r>
      <w:r w:rsidR="0028616B" w:rsidRPr="00F31052">
        <w:rPr>
          <w:bCs/>
          <w:lang w:val="en-CA"/>
          <w:rPrChange w:id="152" w:author="Mahdi Ghaffari" w:date="2024-09-11T07:14:00Z" w16du:dateUtc="2024-09-11T10:14:00Z">
            <w:rPr>
              <w:b w:val="0"/>
              <w:lang w:val="en-CA"/>
            </w:rPr>
          </w:rPrChange>
        </w:rPr>
        <w:t xml:space="preserve"> </w:t>
      </w:r>
      <w:r w:rsidRPr="00F31052">
        <w:rPr>
          <w:bCs/>
          <w:lang w:val="en-CA"/>
          <w:rPrChange w:id="153" w:author="Mahdi Ghaffari" w:date="2024-09-11T07:14:00Z" w16du:dateUtc="2024-09-11T10:14:00Z">
            <w:rPr>
              <w:b w:val="0"/>
              <w:lang w:val="en-CA"/>
            </w:rPr>
          </w:rPrChange>
        </w:rPr>
        <w:t xml:space="preserve">  </w:t>
      </w:r>
      <w:proofErr w:type="spellStart"/>
      <w:r w:rsidRPr="00F31052">
        <w:rPr>
          <w:bCs/>
          <w:i/>
          <w:lang w:val="en-CA"/>
          <w:rPrChange w:id="154" w:author="Mahdi Ghaffari" w:date="2024-09-11T07:14:00Z" w16du:dateUtc="2024-09-11T10:14:00Z">
            <w:rPr>
              <w:b w:val="0"/>
              <w:i/>
              <w:lang w:val="en-CA"/>
            </w:rPr>
          </w:rPrChange>
        </w:rPr>
        <w:t>P</w:t>
      </w:r>
      <w:r w:rsidRPr="00F31052">
        <w:rPr>
          <w:bCs/>
          <w:i/>
          <w:vertAlign w:val="subscript"/>
          <w:lang w:val="en-CA"/>
          <w:rPrChange w:id="155" w:author="Mahdi Ghaffari" w:date="2024-09-11T07:14:00Z" w16du:dateUtc="2024-09-11T10:14:00Z">
            <w:rPr>
              <w:b w:val="0"/>
              <w:i/>
              <w:vertAlign w:val="subscript"/>
              <w:lang w:val="en-CA"/>
            </w:rPr>
          </w:rPrChange>
        </w:rPr>
        <w:t>Dd</w:t>
      </w:r>
      <w:proofErr w:type="spellEnd"/>
      <w:r w:rsidRPr="00F31052">
        <w:rPr>
          <w:bCs/>
          <w:lang w:val="en-CA"/>
          <w:rPrChange w:id="156" w:author="Mahdi Ghaffari" w:date="2024-09-11T07:14:00Z" w16du:dateUtc="2024-09-11T10:14:00Z">
            <w:rPr>
              <w:b w:val="0"/>
              <w:lang w:val="en-CA"/>
            </w:rPr>
          </w:rPrChange>
        </w:rPr>
        <w:t xml:space="preserve"> = </w:t>
      </w:r>
      <w:r w:rsidRPr="00F31052">
        <w:rPr>
          <w:bCs/>
          <w:i/>
          <w:lang w:val="en-CA"/>
          <w:rPrChange w:id="157" w:author="Mahdi Ghaffari" w:date="2024-09-11T07:14:00Z" w16du:dateUtc="2024-09-11T10:14:00Z">
            <w:rPr>
              <w:b w:val="0"/>
              <w:i/>
              <w:lang w:val="en-CA"/>
            </w:rPr>
          </w:rPrChange>
        </w:rPr>
        <w:t>P</w:t>
      </w:r>
      <w:r w:rsidRPr="00F31052">
        <w:rPr>
          <w:bCs/>
          <w:i/>
          <w:vertAlign w:val="subscript"/>
          <w:lang w:val="en-CA"/>
          <w:rPrChange w:id="158" w:author="Mahdi Ghaffari" w:date="2024-09-11T07:14:00Z" w16du:dateUtc="2024-09-11T10:14:00Z">
            <w:rPr>
              <w:b w:val="0"/>
              <w:i/>
              <w:vertAlign w:val="subscript"/>
              <w:lang w:val="en-CA"/>
            </w:rPr>
          </w:rPrChange>
        </w:rPr>
        <w:t>Dd</w:t>
      </w:r>
      <w:r w:rsidRPr="00F31052">
        <w:rPr>
          <w:bCs/>
          <w:vertAlign w:val="subscript"/>
          <w:lang w:val="en-CA"/>
          <w:rPrChange w:id="159" w:author="Mahdi Ghaffari" w:date="2024-09-11T07:14:00Z" w16du:dateUtc="2024-09-11T10:14:00Z">
            <w:rPr>
              <w:b w:val="0"/>
              <w:vertAlign w:val="subscript"/>
              <w:lang w:val="en-CA"/>
            </w:rPr>
          </w:rPrChange>
        </w:rPr>
        <w:t>1</w:t>
      </w:r>
      <w:r w:rsidRPr="0013073C">
        <w:rPr>
          <w:b w:val="0"/>
          <w:lang w:val="en-CA"/>
        </w:rPr>
        <w:t xml:space="preserve"> + </w:t>
      </w:r>
      <m:oMath>
        <m:sSubSup>
          <m:sSubSupPr>
            <m:ctrlPr>
              <w:rPr>
                <w:rFonts w:ascii="Cambria Math" w:hAnsi="Cambria Math"/>
                <w:b w:val="0"/>
                <w:lang w:val="en-CA"/>
              </w:rPr>
            </m:ctrlPr>
          </m:sSubSupPr>
          <m:e>
            <m:r>
              <m:rPr>
                <m:sty m:val="b"/>
              </m:rPr>
              <w:rPr>
                <w:rFonts w:ascii="Cambria Math" w:hAnsi="Cambria Math"/>
                <w:lang w:val="en-CA"/>
              </w:rPr>
              <m:t>∆</m:t>
            </m:r>
            <m:r>
              <m:rPr>
                <m:sty m:val="bi"/>
              </m:rPr>
              <w:rPr>
                <w:rFonts w:ascii="Cambria Math" w:hAnsi="Cambria Math"/>
                <w:lang w:val="en-CA"/>
              </w:rPr>
              <m:t>P</m:t>
            </m:r>
          </m:e>
          <m:sub>
            <m:r>
              <m:rPr>
                <m:sty m:val="bi"/>
              </m:rPr>
              <w:rPr>
                <w:rFonts w:ascii="Cambria Math" w:hAnsi="Cambria Math"/>
                <w:lang w:val="en-CA"/>
              </w:rPr>
              <m:t>Dd</m:t>
            </m:r>
          </m:sub>
          <m:sup>
            <m:r>
              <m:rPr>
                <m:sty m:val="bi"/>
              </m:rPr>
              <w:rPr>
                <w:rFonts w:ascii="Cambria Math" w:hAnsi="Cambria Math"/>
                <w:lang w:val="en-CA"/>
              </w:rPr>
              <m:t>up</m:t>
            </m:r>
          </m:sup>
        </m:sSubSup>
      </m:oMath>
      <w:r w:rsidRPr="0013073C">
        <w:rPr>
          <w:b w:val="0"/>
          <w:lang w:val="en-CA"/>
        </w:rPr>
        <w:t xml:space="preserve"> − </w:t>
      </w:r>
      <m:oMath>
        <m:sSubSup>
          <m:sSubSupPr>
            <m:ctrlPr>
              <w:rPr>
                <w:rFonts w:ascii="Cambria Math" w:hAnsi="Cambria Math"/>
                <w:b w:val="0"/>
                <w:lang w:val="en-CA"/>
              </w:rPr>
            </m:ctrlPr>
          </m:sSubSupPr>
          <m:e>
            <m:r>
              <m:rPr>
                <m:sty m:val="b"/>
              </m:rPr>
              <w:rPr>
                <w:rFonts w:ascii="Cambria Math" w:hAnsi="Cambria Math"/>
                <w:lang w:val="en-CA"/>
              </w:rPr>
              <m:t>∆</m:t>
            </m:r>
            <m:r>
              <m:rPr>
                <m:sty m:val="bi"/>
              </m:rPr>
              <w:rPr>
                <w:rFonts w:ascii="Cambria Math" w:hAnsi="Cambria Math"/>
                <w:lang w:val="en-CA"/>
              </w:rPr>
              <m:t>P</m:t>
            </m:r>
          </m:e>
          <m:sub>
            <m:r>
              <m:rPr>
                <m:sty m:val="bi"/>
              </m:rPr>
              <w:rPr>
                <w:rFonts w:ascii="Cambria Math" w:hAnsi="Cambria Math"/>
                <w:lang w:val="en-CA"/>
              </w:rPr>
              <m:t>Dd</m:t>
            </m:r>
          </m:sub>
          <m:sup>
            <m:r>
              <m:rPr>
                <m:sty m:val="bi"/>
              </m:rPr>
              <w:rPr>
                <w:rFonts w:ascii="Cambria Math" w:hAnsi="Cambria Math"/>
                <w:lang w:val="en-CA"/>
              </w:rPr>
              <m:t>down</m:t>
            </m:r>
          </m:sup>
        </m:sSubSup>
      </m:oMath>
      <w:r w:rsidRPr="0013073C">
        <w:rPr>
          <w:b w:val="0"/>
          <w:lang w:val="en-CA"/>
        </w:rPr>
        <w:t xml:space="preserve">                             </w:t>
      </w:r>
      <w:r w:rsidR="0028616B" w:rsidRPr="0013073C">
        <w:rPr>
          <w:b w:val="0"/>
          <w:lang w:val="en-CA"/>
        </w:rPr>
        <w:t xml:space="preserve">       </w:t>
      </w:r>
      <w:proofErr w:type="gramStart"/>
      <w:r w:rsidR="0028616B" w:rsidRPr="0013073C">
        <w:rPr>
          <w:b w:val="0"/>
          <w:lang w:val="en-CA"/>
        </w:rPr>
        <w:t xml:space="preserve">   </w:t>
      </w:r>
      <w:r w:rsidRPr="0013073C">
        <w:rPr>
          <w:b w:val="0"/>
          <w:lang w:val="en-CA"/>
        </w:rPr>
        <w:t>(</w:t>
      </w:r>
      <w:proofErr w:type="gramEnd"/>
      <w:r w:rsidRPr="0013073C">
        <w:rPr>
          <w:b w:val="0"/>
          <w:lang w:val="en-CA"/>
        </w:rPr>
        <w:t>9)</w:t>
      </w:r>
    </w:p>
    <w:p w14:paraId="7F86349E" w14:textId="5D1FA108" w:rsidR="00A3190A" w:rsidRPr="0013073C" w:rsidRDefault="00A3190A" w:rsidP="00A3190A">
      <w:pPr>
        <w:pStyle w:val="MDPI21heading1"/>
        <w:jc w:val="both"/>
        <w:rPr>
          <w:b w:val="0"/>
          <w:lang w:val="en-CA"/>
        </w:rPr>
      </w:pPr>
      <w:r w:rsidRPr="0013073C">
        <w:rPr>
          <w:b w:val="0"/>
          <w:lang w:val="en-CA"/>
        </w:rPr>
        <w:lastRenderedPageBreak/>
        <w:t xml:space="preserve">               </w:t>
      </w:r>
      <w:r w:rsidR="0028616B" w:rsidRPr="0013073C">
        <w:rPr>
          <w:b w:val="0"/>
          <w:lang w:val="en-CA"/>
        </w:rPr>
        <w:t xml:space="preserve"> </w:t>
      </w:r>
      <w:r w:rsidRPr="0013073C">
        <w:rPr>
          <w:b w:val="0"/>
          <w:lang w:val="en-CA"/>
        </w:rPr>
        <w:t xml:space="preserve">       </w:t>
      </w:r>
      <m:oMath>
        <m:sSubSup>
          <m:sSubSupPr>
            <m:ctrlPr>
              <w:rPr>
                <w:rFonts w:ascii="Cambria Math" w:hAnsi="Cambria Math"/>
                <w:b w:val="0"/>
                <w:lang w:val="en-CA"/>
              </w:rPr>
            </m:ctrlPr>
          </m:sSubSupPr>
          <m:e>
            <m:r>
              <m:rPr>
                <m:sty m:val="bi"/>
              </m:rPr>
              <w:rPr>
                <w:rFonts w:ascii="Cambria Math" w:hAnsi="Cambria Math"/>
                <w:lang w:val="en-CA"/>
              </w:rPr>
              <m:t>P</m:t>
            </m:r>
          </m:e>
          <m:sub>
            <m:r>
              <m:rPr>
                <m:sty m:val="bi"/>
              </m:rPr>
              <w:rPr>
                <w:rFonts w:ascii="Cambria Math" w:hAnsi="Cambria Math"/>
                <w:lang w:val="en-CA"/>
              </w:rPr>
              <m:t>Dd</m:t>
            </m:r>
          </m:sub>
          <m:sup>
            <m:r>
              <m:rPr>
                <m:sty m:val="bi"/>
              </m:rPr>
              <w:rPr>
                <w:rFonts w:ascii="Cambria Math" w:hAnsi="Cambria Math"/>
                <w:lang w:val="en-CA"/>
              </w:rPr>
              <m:t>min</m:t>
            </m:r>
          </m:sup>
        </m:sSubSup>
      </m:oMath>
      <w:r w:rsidRPr="0013073C">
        <w:rPr>
          <w:b w:val="0"/>
          <w:lang w:val="en-CA"/>
        </w:rPr>
        <w:t xml:space="preserve"> ≤ </w:t>
      </w:r>
      <w:proofErr w:type="spellStart"/>
      <w:r w:rsidRPr="0013073C">
        <w:rPr>
          <w:b w:val="0"/>
          <w:i/>
          <w:lang w:val="en-CA"/>
        </w:rPr>
        <w:t>P</w:t>
      </w:r>
      <w:r w:rsidRPr="0013073C">
        <w:rPr>
          <w:b w:val="0"/>
          <w:i/>
          <w:vertAlign w:val="subscript"/>
          <w:lang w:val="en-CA"/>
        </w:rPr>
        <w:t>Dd</w:t>
      </w:r>
      <w:proofErr w:type="spellEnd"/>
      <w:r w:rsidRPr="0013073C">
        <w:rPr>
          <w:b w:val="0"/>
          <w:lang w:val="en-CA"/>
        </w:rPr>
        <w:t xml:space="preserve"> ≤ </w:t>
      </w:r>
      <m:oMath>
        <m:sSubSup>
          <m:sSubSupPr>
            <m:ctrlPr>
              <w:rPr>
                <w:rFonts w:ascii="Cambria Math" w:hAnsi="Cambria Math"/>
                <w:b w:val="0"/>
                <w:lang w:val="en-CA"/>
              </w:rPr>
            </m:ctrlPr>
          </m:sSubSupPr>
          <m:e>
            <m:r>
              <m:rPr>
                <m:sty m:val="bi"/>
              </m:rPr>
              <w:rPr>
                <w:rFonts w:ascii="Cambria Math" w:hAnsi="Cambria Math"/>
                <w:lang w:val="en-CA"/>
              </w:rPr>
              <m:t>P</m:t>
            </m:r>
          </m:e>
          <m:sub>
            <m:r>
              <m:rPr>
                <m:sty m:val="bi"/>
              </m:rPr>
              <w:rPr>
                <w:rFonts w:ascii="Cambria Math" w:hAnsi="Cambria Math"/>
                <w:lang w:val="en-CA"/>
              </w:rPr>
              <m:t>Dd</m:t>
            </m:r>
          </m:sub>
          <m:sup>
            <m:r>
              <m:rPr>
                <m:sty m:val="bi"/>
              </m:rPr>
              <w:rPr>
                <w:rFonts w:ascii="Cambria Math" w:hAnsi="Cambria Math"/>
                <w:lang w:val="en-CA"/>
              </w:rPr>
              <m:t>max</m:t>
            </m:r>
          </m:sup>
        </m:sSubSup>
      </m:oMath>
      <w:r w:rsidRPr="0013073C">
        <w:rPr>
          <w:b w:val="0"/>
          <w:lang w:val="en-CA"/>
        </w:rPr>
        <w:t xml:space="preserve">             </w:t>
      </w:r>
      <w:r w:rsidR="00951D54" w:rsidRPr="0013073C">
        <w:rPr>
          <w:b w:val="0"/>
          <w:lang w:val="en-CA"/>
        </w:rPr>
        <w:t xml:space="preserve"> </w:t>
      </w:r>
      <w:r w:rsidRPr="0013073C">
        <w:rPr>
          <w:b w:val="0"/>
          <w:lang w:val="en-CA"/>
        </w:rPr>
        <w:t xml:space="preserve">                  </w:t>
      </w:r>
      <w:r w:rsidR="0028616B" w:rsidRPr="0013073C">
        <w:rPr>
          <w:b w:val="0"/>
          <w:lang w:val="en-CA"/>
        </w:rPr>
        <w:t xml:space="preserve">       </w:t>
      </w:r>
      <w:proofErr w:type="gramStart"/>
      <w:r w:rsidR="0028616B" w:rsidRPr="0013073C">
        <w:rPr>
          <w:b w:val="0"/>
          <w:lang w:val="en-CA"/>
        </w:rPr>
        <w:t xml:space="preserve">   </w:t>
      </w:r>
      <w:r w:rsidRPr="0013073C">
        <w:rPr>
          <w:b w:val="0"/>
          <w:lang w:val="en-CA"/>
        </w:rPr>
        <w:t>(</w:t>
      </w:r>
      <w:proofErr w:type="gramEnd"/>
      <w:r w:rsidRPr="0013073C">
        <w:rPr>
          <w:b w:val="0"/>
          <w:lang w:val="en-CA"/>
        </w:rPr>
        <w:t>10)</w:t>
      </w:r>
    </w:p>
    <w:p w14:paraId="14375D1D" w14:textId="69F97F07" w:rsidR="003437C0" w:rsidRPr="0013073C" w:rsidRDefault="00A3190A" w:rsidP="00A3190A">
      <w:pPr>
        <w:pStyle w:val="MDPI21heading1"/>
        <w:jc w:val="both"/>
        <w:rPr>
          <w:b w:val="0"/>
          <w:lang w:val="en-CA"/>
        </w:rPr>
      </w:pPr>
      <w:r w:rsidRPr="0013073C">
        <w:rPr>
          <w:b w:val="0"/>
          <w:lang w:val="en-CA"/>
        </w:rPr>
        <w:t xml:space="preserve">                  </w:t>
      </w:r>
      <w:r w:rsidR="0028616B" w:rsidRPr="0013073C">
        <w:rPr>
          <w:b w:val="0"/>
          <w:lang w:val="en-CA"/>
        </w:rPr>
        <w:t xml:space="preserve"> </w:t>
      </w:r>
      <w:r w:rsidRPr="0013073C">
        <w:rPr>
          <w:b w:val="0"/>
          <w:lang w:val="en-CA"/>
        </w:rPr>
        <w:t xml:space="preserve">   </w:t>
      </w:r>
      <m:oMath>
        <m:sSubSup>
          <m:sSubSupPr>
            <m:ctrlPr>
              <w:rPr>
                <w:rFonts w:ascii="Cambria Math" w:hAnsi="Cambria Math"/>
                <w:b w:val="0"/>
                <w:lang w:val="en-CA"/>
              </w:rPr>
            </m:ctrlPr>
          </m:sSubSupPr>
          <m:e>
            <m:r>
              <m:rPr>
                <m:sty m:val="b"/>
              </m:rPr>
              <w:rPr>
                <w:rFonts w:ascii="Cambria Math" w:hAnsi="Cambria Math"/>
                <w:lang w:val="en-CA"/>
              </w:rPr>
              <m:t>∆</m:t>
            </m:r>
            <m:r>
              <m:rPr>
                <m:sty m:val="bi"/>
              </m:rPr>
              <w:rPr>
                <w:rFonts w:ascii="Cambria Math" w:hAnsi="Cambria Math"/>
                <w:lang w:val="en-CA"/>
              </w:rPr>
              <m:t>P</m:t>
            </m:r>
          </m:e>
          <m:sub>
            <m:r>
              <m:rPr>
                <m:sty m:val="bi"/>
              </m:rPr>
              <w:rPr>
                <w:rFonts w:ascii="Cambria Math" w:hAnsi="Cambria Math"/>
                <w:lang w:val="en-CA"/>
              </w:rPr>
              <m:t>Dd</m:t>
            </m:r>
          </m:sub>
          <m:sup>
            <m:r>
              <m:rPr>
                <m:sty m:val="bi"/>
              </m:rPr>
              <w:rPr>
                <w:rFonts w:ascii="Cambria Math" w:hAnsi="Cambria Math"/>
                <w:lang w:val="en-CA"/>
              </w:rPr>
              <m:t>up</m:t>
            </m:r>
          </m:sup>
        </m:sSubSup>
        <m:r>
          <m:rPr>
            <m:sty m:val="b"/>
          </m:rPr>
          <w:rPr>
            <w:rFonts w:ascii="Cambria Math" w:hAnsi="Cambria Math"/>
            <w:lang w:val="en-CA"/>
          </w:rPr>
          <m:t>,</m:t>
        </m:r>
        <m:sSubSup>
          <m:sSubSupPr>
            <m:ctrlPr>
              <w:rPr>
                <w:rFonts w:ascii="Cambria Math" w:hAnsi="Cambria Math"/>
                <w:b w:val="0"/>
                <w:lang w:val="en-CA"/>
              </w:rPr>
            </m:ctrlPr>
          </m:sSubSupPr>
          <m:e>
            <m:r>
              <m:rPr>
                <m:sty m:val="b"/>
              </m:rPr>
              <w:rPr>
                <w:rFonts w:ascii="Cambria Math" w:hAnsi="Cambria Math"/>
                <w:lang w:val="en-CA"/>
              </w:rPr>
              <m:t>∆</m:t>
            </m:r>
            <m:r>
              <m:rPr>
                <m:sty m:val="bi"/>
              </m:rPr>
              <w:rPr>
                <w:rFonts w:ascii="Cambria Math" w:hAnsi="Cambria Math"/>
                <w:lang w:val="en-CA"/>
              </w:rPr>
              <m:t>P</m:t>
            </m:r>
          </m:e>
          <m:sub>
            <m:r>
              <m:rPr>
                <m:sty m:val="bi"/>
              </m:rPr>
              <w:rPr>
                <w:rFonts w:ascii="Cambria Math" w:hAnsi="Cambria Math"/>
                <w:lang w:val="en-CA"/>
              </w:rPr>
              <m:t>Dd</m:t>
            </m:r>
          </m:sub>
          <m:sup>
            <m:r>
              <m:rPr>
                <m:sty m:val="bi"/>
              </m:rPr>
              <w:rPr>
                <w:rFonts w:ascii="Cambria Math" w:hAnsi="Cambria Math"/>
                <w:lang w:val="en-CA"/>
              </w:rPr>
              <m:t>down</m:t>
            </m:r>
          </m:sup>
        </m:sSubSup>
        <m:r>
          <m:rPr>
            <m:sty m:val="b"/>
          </m:rPr>
          <w:rPr>
            <w:rFonts w:ascii="Cambria Math" w:hAnsi="Cambria Math"/>
            <w:lang w:val="en-CA"/>
          </w:rPr>
          <m:t>≥0</m:t>
        </m:r>
      </m:oMath>
      <w:r w:rsidRPr="0013073C">
        <w:rPr>
          <w:b w:val="0"/>
          <w:lang w:val="en-CA"/>
        </w:rPr>
        <w:t xml:space="preserve">                                            </w:t>
      </w:r>
      <w:r w:rsidR="0028616B" w:rsidRPr="0013073C">
        <w:rPr>
          <w:b w:val="0"/>
          <w:lang w:val="en-CA"/>
        </w:rPr>
        <w:t>(11)</w:t>
      </w:r>
      <w:r w:rsidRPr="0013073C">
        <w:rPr>
          <w:b w:val="0"/>
          <w:lang w:val="en-CA"/>
        </w:rPr>
        <w:t xml:space="preserve">                                                                                               </w:t>
      </w:r>
    </w:p>
    <w:p w14:paraId="0C26DE6C" w14:textId="59D760CD" w:rsidR="006B3061" w:rsidRPr="0013073C" w:rsidRDefault="007D623D" w:rsidP="00665A2E">
      <w:pPr>
        <w:pStyle w:val="MDPI21heading1"/>
        <w:jc w:val="both"/>
        <w:rPr>
          <w:b w:val="0"/>
        </w:rPr>
      </w:pPr>
      <w:r w:rsidRPr="0013073C">
        <w:rPr>
          <w:b w:val="0"/>
        </w:rPr>
        <w:t xml:space="preserve">Here, </w:t>
      </w:r>
      <w:bookmarkStart w:id="160" w:name="_Hlk174312124"/>
      <w:proofErr w:type="spellStart"/>
      <w:r w:rsidR="002B7BED" w:rsidRPr="0013073C">
        <w:rPr>
          <w:b w:val="0"/>
          <w:lang w:val="en-CA"/>
        </w:rPr>
        <w:t>P</w:t>
      </w:r>
      <w:r w:rsidR="002B7BED" w:rsidRPr="0013073C">
        <w:rPr>
          <w:b w:val="0"/>
          <w:vertAlign w:val="subscript"/>
          <w:lang w:val="en-CA"/>
        </w:rPr>
        <w:t>Dd</w:t>
      </w:r>
      <w:bookmarkEnd w:id="160"/>
      <w:proofErr w:type="spellEnd"/>
      <w:r w:rsidRPr="0013073C">
        <w:rPr>
          <w:b w:val="0"/>
        </w:rPr>
        <w:t xml:space="preserve"> represents the load power after implementing the </w:t>
      </w:r>
      <w:r w:rsidR="00902409" w:rsidRPr="0013073C">
        <w:rPr>
          <w:b w:val="0"/>
        </w:rPr>
        <w:t>DR</w:t>
      </w:r>
      <w:r w:rsidRPr="0013073C">
        <w:rPr>
          <w:b w:val="0"/>
        </w:rPr>
        <w:t xml:space="preserve"> program, </w:t>
      </w:r>
      <w:r w:rsidR="002542F8" w:rsidRPr="0013073C">
        <w:rPr>
          <w:b w:val="0"/>
          <w:lang w:val="en-CA"/>
        </w:rPr>
        <w:t>P</w:t>
      </w:r>
      <w:r w:rsidR="002542F8" w:rsidRPr="0013073C">
        <w:rPr>
          <w:b w:val="0"/>
          <w:vertAlign w:val="subscript"/>
          <w:lang w:val="en-CA"/>
        </w:rPr>
        <w:t>Dd</w:t>
      </w:r>
      <w:r w:rsidR="002542F8">
        <w:rPr>
          <w:b w:val="0"/>
          <w:vertAlign w:val="subscript"/>
          <w:lang w:val="en-CA"/>
        </w:rPr>
        <w:t>1</w:t>
      </w:r>
      <w:r w:rsidRPr="0013073C">
        <w:rPr>
          <w:b w:val="0"/>
        </w:rPr>
        <w:t xml:space="preserve"> is the load power before implementing the </w:t>
      </w:r>
      <w:r w:rsidR="00902409" w:rsidRPr="0013073C">
        <w:rPr>
          <w:b w:val="0"/>
        </w:rPr>
        <w:t>DR</w:t>
      </w:r>
      <w:r w:rsidRPr="0013073C">
        <w:rPr>
          <w:b w:val="0"/>
        </w:rPr>
        <w:t xml:space="preserve"> program, </w:t>
      </w:r>
      <m:oMath>
        <m:sSubSup>
          <m:sSubSupPr>
            <m:ctrlPr>
              <w:rPr>
                <w:rFonts w:ascii="Cambria Math" w:hAnsi="Cambria Math"/>
                <w:b w:val="0"/>
              </w:rPr>
            </m:ctrlPr>
          </m:sSubSupPr>
          <m:e>
            <m:r>
              <m:rPr>
                <m:sty m:val="b"/>
              </m:rPr>
              <w:rPr>
                <w:rFonts w:ascii="Cambria Math" w:hAnsi="Cambria Math"/>
              </w:rPr>
              <m:t>∆P</m:t>
            </m:r>
          </m:e>
          <m:sub>
            <m:r>
              <m:rPr>
                <m:sty m:val="b"/>
              </m:rPr>
              <w:rPr>
                <w:rFonts w:ascii="Cambria Math" w:hAnsi="Cambria Math"/>
              </w:rPr>
              <m:t>Dd</m:t>
            </m:r>
          </m:sub>
          <m:sup>
            <m:r>
              <m:rPr>
                <m:sty m:val="b"/>
              </m:rPr>
              <w:rPr>
                <w:rFonts w:ascii="Cambria Math" w:hAnsi="Cambria Math"/>
              </w:rPr>
              <m:t>up</m:t>
            </m:r>
          </m:sup>
        </m:sSubSup>
      </m:oMath>
      <w:r w:rsidRPr="0013073C">
        <w:rPr>
          <w:b w:val="0"/>
        </w:rPr>
        <w:t xml:space="preserve"> and </w:t>
      </w:r>
      <m:oMath>
        <m:sSubSup>
          <m:sSubSupPr>
            <m:ctrlPr>
              <w:rPr>
                <w:rFonts w:ascii="Cambria Math" w:hAnsi="Cambria Math"/>
                <w:b w:val="0"/>
              </w:rPr>
            </m:ctrlPr>
          </m:sSubSupPr>
          <m:e>
            <m:r>
              <m:rPr>
                <m:sty m:val="b"/>
              </m:rPr>
              <w:rPr>
                <w:rFonts w:ascii="Cambria Math" w:hAnsi="Cambria Math"/>
              </w:rPr>
              <m:t>∆P</m:t>
            </m:r>
          </m:e>
          <m:sub>
            <m:r>
              <m:rPr>
                <m:sty m:val="b"/>
              </m:rPr>
              <w:rPr>
                <w:rFonts w:ascii="Cambria Math" w:hAnsi="Cambria Math"/>
              </w:rPr>
              <m:t>Dd</m:t>
            </m:r>
          </m:sub>
          <m:sup>
            <m:r>
              <m:rPr>
                <m:sty m:val="b"/>
              </m:rPr>
              <w:rPr>
                <w:rFonts w:ascii="Cambria Math" w:hAnsi="Cambria Math"/>
              </w:rPr>
              <m:t>down</m:t>
            </m:r>
          </m:sup>
        </m:sSubSup>
      </m:oMath>
      <w:r w:rsidRPr="0013073C">
        <w:rPr>
          <w:b w:val="0"/>
        </w:rPr>
        <w:t xml:space="preserve"> are the amounts of load power increase and reduction, respectively. </w:t>
      </w:r>
      <m:oMath>
        <m:sSubSup>
          <m:sSubSupPr>
            <m:ctrlPr>
              <w:rPr>
                <w:rFonts w:ascii="Cambria Math" w:hAnsi="Cambria Math"/>
                <w:b w:val="0"/>
              </w:rPr>
            </m:ctrlPr>
          </m:sSubSupPr>
          <m:e>
            <m:r>
              <m:rPr>
                <m:sty m:val="b"/>
              </m:rPr>
              <w:rPr>
                <w:rFonts w:ascii="Cambria Math" w:hAnsi="Cambria Math"/>
              </w:rPr>
              <m:t>P</m:t>
            </m:r>
          </m:e>
          <m:sub>
            <m:r>
              <m:rPr>
                <m:sty m:val="b"/>
              </m:rPr>
              <w:rPr>
                <w:rFonts w:ascii="Cambria Math" w:hAnsi="Cambria Math"/>
              </w:rPr>
              <m:t>Dd</m:t>
            </m:r>
          </m:sub>
          <m:sup>
            <m:r>
              <m:rPr>
                <m:sty m:val="b"/>
              </m:rPr>
              <w:rPr>
                <w:rFonts w:ascii="Cambria Math" w:hAnsi="Cambria Math"/>
              </w:rPr>
              <m:t>max</m:t>
            </m:r>
          </m:sup>
        </m:sSubSup>
      </m:oMath>
      <w:r w:rsidRPr="0013073C">
        <w:rPr>
          <w:b w:val="0"/>
        </w:rPr>
        <w:t xml:space="preserve"> and </w:t>
      </w:r>
      <m:oMath>
        <m:sSubSup>
          <m:sSubSupPr>
            <m:ctrlPr>
              <w:rPr>
                <w:rFonts w:ascii="Cambria Math" w:hAnsi="Cambria Math"/>
                <w:b w:val="0"/>
              </w:rPr>
            </m:ctrlPr>
          </m:sSubSupPr>
          <m:e>
            <m:r>
              <m:rPr>
                <m:sty m:val="b"/>
              </m:rPr>
              <w:rPr>
                <w:rFonts w:ascii="Cambria Math" w:hAnsi="Cambria Math"/>
              </w:rPr>
              <m:t>P</m:t>
            </m:r>
          </m:e>
          <m:sub>
            <m:r>
              <m:rPr>
                <m:sty m:val="b"/>
              </m:rPr>
              <w:rPr>
                <w:rFonts w:ascii="Cambria Math" w:hAnsi="Cambria Math"/>
              </w:rPr>
              <m:t>Dd</m:t>
            </m:r>
          </m:sub>
          <m:sup>
            <m:r>
              <m:rPr>
                <m:sty m:val="b"/>
              </m:rPr>
              <w:rPr>
                <w:rFonts w:ascii="Cambria Math" w:hAnsi="Cambria Math"/>
              </w:rPr>
              <m:t>min</m:t>
            </m:r>
          </m:sup>
        </m:sSubSup>
      </m:oMath>
      <w:r w:rsidRPr="0013073C">
        <w:rPr>
          <w:b w:val="0"/>
        </w:rPr>
        <w:t xml:space="preserve"> are the maximum and minimum load power, respectively.</w:t>
      </w:r>
    </w:p>
    <w:p w14:paraId="7115B0D8" w14:textId="77777777" w:rsidR="00665A2E" w:rsidRPr="00BC4E0E" w:rsidRDefault="00A11CF6" w:rsidP="00665A2E">
      <w:pPr>
        <w:pStyle w:val="MDPI21heading1"/>
        <w:rPr>
          <w:lang w:val="en-CA"/>
        </w:rPr>
      </w:pPr>
      <w:r w:rsidRPr="00BC4E0E">
        <w:t xml:space="preserve">3. </w:t>
      </w:r>
      <w:r w:rsidR="00665A2E" w:rsidRPr="00BC4E0E">
        <w:rPr>
          <w:lang w:val="en-CA"/>
        </w:rPr>
        <w:t>Optimization methods:</w:t>
      </w:r>
    </w:p>
    <w:p w14:paraId="50304B39" w14:textId="77777777" w:rsidR="00831A83" w:rsidRPr="00BC4E0E" w:rsidRDefault="00831A83" w:rsidP="00831A83">
      <w:pPr>
        <w:pStyle w:val="MDPI21heading1"/>
        <w:jc w:val="both"/>
        <w:rPr>
          <w:b w:val="0"/>
          <w:bCs/>
          <w:lang w:val="en-CA"/>
        </w:rPr>
      </w:pPr>
      <w:r w:rsidRPr="00BC4E0E">
        <w:rPr>
          <w:b w:val="0"/>
          <w:bCs/>
          <w:lang w:val="en-CA"/>
        </w:rPr>
        <w:t>Optimization means defining a function and finding its inputs within the defined range so that the function is optimized to the desired value (minimum or maximum). There are three optimization methods:</w:t>
      </w:r>
    </w:p>
    <w:p w14:paraId="67C2A8F0" w14:textId="5EBA447C" w:rsidR="00831A83" w:rsidRPr="00BC4E0E" w:rsidRDefault="00831A83" w:rsidP="00F52187">
      <w:pPr>
        <w:pStyle w:val="MDPI21heading1"/>
        <w:numPr>
          <w:ilvl w:val="0"/>
          <w:numId w:val="25"/>
        </w:numPr>
        <w:jc w:val="both"/>
        <w:rPr>
          <w:b w:val="0"/>
          <w:bCs/>
          <w:lang w:val="en-CA"/>
        </w:rPr>
      </w:pPr>
      <w:r w:rsidRPr="00BC4E0E">
        <w:rPr>
          <w:b w:val="0"/>
          <w:bCs/>
          <w:lang w:val="en-CA"/>
        </w:rPr>
        <w:t>Deterministic methods</w:t>
      </w:r>
    </w:p>
    <w:p w14:paraId="47B70E57" w14:textId="011CA051" w:rsidR="00F52187" w:rsidRPr="00BC4E0E" w:rsidRDefault="00F52187" w:rsidP="00F52187">
      <w:pPr>
        <w:pStyle w:val="MDPI21heading1"/>
        <w:numPr>
          <w:ilvl w:val="0"/>
          <w:numId w:val="25"/>
        </w:numPr>
        <w:jc w:val="both"/>
        <w:rPr>
          <w:b w:val="0"/>
          <w:bCs/>
          <w:lang w:val="en-CA"/>
        </w:rPr>
      </w:pPr>
      <w:r w:rsidRPr="00BC4E0E">
        <w:rPr>
          <w:b w:val="0"/>
          <w:bCs/>
          <w:lang w:val="en-CA"/>
        </w:rPr>
        <w:t>Stochastic methods</w:t>
      </w:r>
    </w:p>
    <w:p w14:paraId="37BB2236" w14:textId="687C967D" w:rsidR="00F52187" w:rsidRPr="00BC4E0E" w:rsidRDefault="00F52187" w:rsidP="00F8372F">
      <w:pPr>
        <w:pStyle w:val="MDPI21heading1"/>
        <w:numPr>
          <w:ilvl w:val="0"/>
          <w:numId w:val="25"/>
        </w:numPr>
        <w:jc w:val="both"/>
        <w:rPr>
          <w:b w:val="0"/>
          <w:bCs/>
          <w:lang w:val="en-CA"/>
        </w:rPr>
      </w:pPr>
      <w:r w:rsidRPr="00BC4E0E">
        <w:rPr>
          <w:b w:val="0"/>
          <w:bCs/>
          <w:lang w:val="en-CA"/>
        </w:rPr>
        <w:t>Hybrid methods</w:t>
      </w:r>
    </w:p>
    <w:p w14:paraId="369A5BEF" w14:textId="7093DCF9" w:rsidR="00831A83" w:rsidRPr="00BC4E0E" w:rsidRDefault="00831A83" w:rsidP="00831A83">
      <w:pPr>
        <w:pStyle w:val="MDPI21heading1"/>
        <w:jc w:val="both"/>
        <w:rPr>
          <w:b w:val="0"/>
          <w:bCs/>
          <w:lang w:val="en-CA"/>
        </w:rPr>
      </w:pPr>
      <w:r w:rsidRPr="00BC4E0E">
        <w:rPr>
          <w:b w:val="0"/>
          <w:bCs/>
          <w:lang w:val="en-CA"/>
        </w:rPr>
        <w:t>Deterministic methods are based on mathematical rules, sensitive to initial points, and require derivatives of objective functions, but do not guarantee reaching the optimal point. Stochastic methods rely on statistical rules, can find the optimal point, but converge slowly. Hybrid methods determine initial points for deterministic methods using stochastic methods</w:t>
      </w:r>
      <w:r w:rsidR="00220528">
        <w:rPr>
          <w:b w:val="0"/>
          <w:bCs/>
          <w:lang w:val="en-CA"/>
        </w:rPr>
        <w:t xml:space="preserve"> </w:t>
      </w:r>
      <w:r w:rsidR="00F047C3">
        <w:rPr>
          <w:b w:val="0"/>
          <w:bCs/>
          <w:lang w:val="en-CA"/>
        </w:rPr>
        <w:t>[</w:t>
      </w:r>
      <w:r w:rsidR="00220528">
        <w:rPr>
          <w:b w:val="0"/>
          <w:bCs/>
          <w:lang w:val="en-CA"/>
        </w:rPr>
        <w:t>7]</w:t>
      </w:r>
      <w:r w:rsidR="00F047C3">
        <w:rPr>
          <w:b w:val="0"/>
          <w:bCs/>
          <w:lang w:val="en-CA"/>
        </w:rPr>
        <w:t>.</w:t>
      </w:r>
    </w:p>
    <w:p w14:paraId="5AC5BA90" w14:textId="2A835698" w:rsidR="00831A83" w:rsidRPr="00BC4E0E" w:rsidRDefault="00831A83" w:rsidP="00831A83">
      <w:pPr>
        <w:pStyle w:val="MDPI21heading1"/>
        <w:jc w:val="both"/>
        <w:rPr>
          <w:b w:val="0"/>
          <w:bCs/>
          <w:lang w:val="en-CA"/>
        </w:rPr>
      </w:pPr>
      <w:r w:rsidRPr="00BC4E0E">
        <w:rPr>
          <w:b w:val="0"/>
          <w:bCs/>
          <w:lang w:val="en-CA"/>
        </w:rPr>
        <w:t>Optimizing a nonlinear discrete function with many local optima and large dimensions is often very difficult. Various optimization methods have been used for such functions. Gradient optimization methods have been used to solve many optimization problems. Recently, interior point methods, which have faster convergence and handle inequality constraints better, have been used for optimization problems. Additionally, quadratic programming and nonlinear programming methods are also considered for solving these problems. However, all these methods struggle with nonlinear functions and constraints with many local optima. Techniques have been suggested to overcome these limitations, but they are still not suitable for solving large-scale problems.</w:t>
      </w:r>
      <w:r w:rsidR="005B782B">
        <w:rPr>
          <w:b w:val="0"/>
          <w:bCs/>
          <w:lang w:val="en-CA"/>
        </w:rPr>
        <w:t>[</w:t>
      </w:r>
      <w:r w:rsidR="00CC1C99">
        <w:rPr>
          <w:b w:val="0"/>
          <w:bCs/>
          <w:lang w:val="en-CA"/>
        </w:rPr>
        <w:t>8]</w:t>
      </w:r>
    </w:p>
    <w:p w14:paraId="6E92FEE0" w14:textId="73D75DBF" w:rsidR="00831A83" w:rsidRPr="00BC4E0E" w:rsidRDefault="00FA04F2" w:rsidP="00831A83">
      <w:pPr>
        <w:pStyle w:val="MDPI21heading1"/>
        <w:jc w:val="both"/>
        <w:rPr>
          <w:lang w:val="en-CA"/>
        </w:rPr>
      </w:pPr>
      <w:r w:rsidRPr="00BC4E0E">
        <w:rPr>
          <w:lang w:val="en-CA"/>
        </w:rPr>
        <w:t xml:space="preserve">3.1. </w:t>
      </w:r>
      <w:r w:rsidR="00831A83" w:rsidRPr="00BC4E0E">
        <w:rPr>
          <w:lang w:val="en-CA"/>
        </w:rPr>
        <w:t>Genetic Algorithm:</w:t>
      </w:r>
    </w:p>
    <w:p w14:paraId="349D60B8" w14:textId="488ABEB6" w:rsidR="00407E36" w:rsidRPr="00BC4E0E" w:rsidRDefault="00831A83" w:rsidP="00407E36">
      <w:pPr>
        <w:pStyle w:val="MDPI21heading1"/>
        <w:jc w:val="both"/>
        <w:rPr>
          <w:b w:val="0"/>
          <w:bCs/>
          <w:lang w:val="en-CA"/>
        </w:rPr>
      </w:pPr>
      <w:r w:rsidRPr="00BC4E0E">
        <w:rPr>
          <w:b w:val="0"/>
          <w:bCs/>
          <w:lang w:val="en-CA"/>
        </w:rPr>
        <w:t>In the last decade, many random search methods have been invented to solve optimization problems. G</w:t>
      </w:r>
      <w:r w:rsidR="00366556">
        <w:rPr>
          <w:b w:val="0"/>
          <w:bCs/>
          <w:lang w:val="en-CA"/>
        </w:rPr>
        <w:t>A</w:t>
      </w:r>
      <w:r w:rsidR="009A09DF">
        <w:rPr>
          <w:b w:val="0"/>
          <w:bCs/>
          <w:lang w:val="en-CA"/>
        </w:rPr>
        <w:t xml:space="preserve"> is </w:t>
      </w:r>
      <w:r w:rsidRPr="00BC4E0E">
        <w:rPr>
          <w:b w:val="0"/>
          <w:bCs/>
          <w:lang w:val="en-CA"/>
        </w:rPr>
        <w:t>one of the effective methods of optimization</w:t>
      </w:r>
      <w:r w:rsidR="009A09DF">
        <w:rPr>
          <w:b w:val="0"/>
          <w:bCs/>
          <w:lang w:val="en-CA"/>
        </w:rPr>
        <w:t>. It</w:t>
      </w:r>
      <w:r w:rsidR="009A09DF" w:rsidRPr="00BC4E0E">
        <w:rPr>
          <w:b w:val="0"/>
          <w:bCs/>
          <w:lang w:val="en-CA"/>
        </w:rPr>
        <w:t xml:space="preserve"> </w:t>
      </w:r>
      <w:r w:rsidRPr="00BC4E0E">
        <w:rPr>
          <w:b w:val="0"/>
          <w:bCs/>
          <w:lang w:val="en-CA"/>
        </w:rPr>
        <w:t>was proposed by Holland in 1975, Based on the structure of genes and chromosomes [</w:t>
      </w:r>
      <w:r w:rsidR="00AE0ED7">
        <w:rPr>
          <w:b w:val="0"/>
          <w:bCs/>
          <w:lang w:val="en-CA"/>
        </w:rPr>
        <w:t>9</w:t>
      </w:r>
      <w:r w:rsidR="009A09DF" w:rsidRPr="00BC4E0E">
        <w:rPr>
          <w:b w:val="0"/>
          <w:bCs/>
          <w:lang w:val="en-CA"/>
        </w:rPr>
        <w:t>]</w:t>
      </w:r>
      <w:r w:rsidR="009A09DF">
        <w:rPr>
          <w:b w:val="0"/>
          <w:bCs/>
          <w:lang w:val="en-CA"/>
        </w:rPr>
        <w:t>.</w:t>
      </w:r>
      <w:r w:rsidR="009A09DF" w:rsidRPr="00BC4E0E">
        <w:rPr>
          <w:b w:val="0"/>
          <w:bCs/>
          <w:lang w:val="en-CA"/>
        </w:rPr>
        <w:t xml:space="preserve"> </w:t>
      </w:r>
      <w:r w:rsidR="009A09DF">
        <w:rPr>
          <w:b w:val="0"/>
          <w:bCs/>
          <w:lang w:val="en-CA"/>
        </w:rPr>
        <w:t>T</w:t>
      </w:r>
      <w:r w:rsidR="009A09DF" w:rsidRPr="00BC4E0E">
        <w:rPr>
          <w:b w:val="0"/>
          <w:bCs/>
          <w:lang w:val="en-CA"/>
        </w:rPr>
        <w:t xml:space="preserve">his </w:t>
      </w:r>
      <w:r w:rsidRPr="00BC4E0E">
        <w:rPr>
          <w:b w:val="0"/>
          <w:bCs/>
          <w:lang w:val="en-CA"/>
        </w:rPr>
        <w:t xml:space="preserve">algorithm, inspired by the nature of living organisms and their hereditary role in gradual evolution, calculates the optimal value of mathematical systems. The </w:t>
      </w:r>
      <w:r w:rsidR="00366556">
        <w:rPr>
          <w:b w:val="0"/>
          <w:bCs/>
          <w:lang w:val="en-CA"/>
        </w:rPr>
        <w:t>GA</w:t>
      </w:r>
      <w:r w:rsidRPr="00BC4E0E">
        <w:rPr>
          <w:b w:val="0"/>
          <w:bCs/>
          <w:lang w:val="en-CA"/>
        </w:rPr>
        <w:t xml:space="preserve"> starts its work with an initial population that is randomly created. This initial population consists of different designs. To specify a specific design, a string called a chromosome is used, these strings represent the features of the desired design, and on the other hand, the length of each chromosome depends on the number of optimization variables. Each of these strands consists of </w:t>
      </w:r>
      <w:proofErr w:type="gramStart"/>
      <w:r w:rsidRPr="00BC4E0E">
        <w:rPr>
          <w:b w:val="0"/>
          <w:bCs/>
          <w:lang w:val="en-CA"/>
        </w:rPr>
        <w:t>a number of</w:t>
      </w:r>
      <w:proofErr w:type="gramEnd"/>
      <w:r w:rsidRPr="00BC4E0E">
        <w:rPr>
          <w:b w:val="0"/>
          <w:bCs/>
          <w:lang w:val="en-CA"/>
        </w:rPr>
        <w:t xml:space="preserve"> genes.</w:t>
      </w:r>
      <w:r w:rsidRPr="00BC4E0E">
        <w:rPr>
          <w:b w:val="0"/>
          <w:bCs/>
          <w:lang w:val="en-CA"/>
        </w:rPr>
        <w:br/>
        <w:t xml:space="preserve">The gene parameter is used to specify the value of each design variable, which is displayed as a string of binary numbers. </w:t>
      </w:r>
      <w:r w:rsidR="00366556">
        <w:rPr>
          <w:b w:val="0"/>
          <w:bCs/>
          <w:lang w:val="en-CA"/>
        </w:rPr>
        <w:t xml:space="preserve">GA </w:t>
      </w:r>
      <w:r w:rsidRPr="00BC4E0E">
        <w:rPr>
          <w:b w:val="0"/>
          <w:bCs/>
          <w:lang w:val="en-CA"/>
        </w:rPr>
        <w:t xml:space="preserve">examines these chromosomes during the process of solving problems and assigns values ​​to these chromosomes or plans according to their importance or fitness. This action is performed by the fitness function, so the higher fitness </w:t>
      </w:r>
      <w:r w:rsidRPr="00BC4E0E">
        <w:rPr>
          <w:b w:val="0"/>
          <w:bCs/>
          <w:lang w:val="en-CA"/>
        </w:rPr>
        <w:lastRenderedPageBreak/>
        <w:t>of each design means that the desired design is better. There are several ways to define the fitness function, the most common of which are as follows:</w:t>
      </w:r>
    </w:p>
    <w:p w14:paraId="53391EFD" w14:textId="6F228B38" w:rsidR="00F0123C" w:rsidRPr="00E43CFB" w:rsidRDefault="00831A83" w:rsidP="00407E36">
      <w:pPr>
        <w:pStyle w:val="MDPI21heading1"/>
        <w:jc w:val="both"/>
        <w:rPr>
          <w:b w:val="0"/>
          <w:bCs/>
          <w:lang w:val="en-CA"/>
        </w:rPr>
      </w:pPr>
      <w:r w:rsidRPr="00E43CFB">
        <w:rPr>
          <w:b w:val="0"/>
          <w:bCs/>
          <w:lang w:val="en-CA"/>
        </w:rPr>
        <w:br/>
      </w:r>
      <w:r w:rsidR="00407E36" w:rsidRPr="00E43CFB">
        <w:rPr>
          <w:b w:val="0"/>
          <w:bCs/>
          <w:lang w:val="en-CA"/>
        </w:rPr>
        <w:t xml:space="preserve">                     </w:t>
      </w:r>
      <m:oMath>
        <m:sSub>
          <m:sSubPr>
            <m:ctrlPr>
              <w:rPr>
                <w:rFonts w:ascii="Cambria Math" w:hAnsi="Cambria Math"/>
                <w:b w:val="0"/>
                <w:bCs/>
                <w:i/>
                <w:lang w:val="en-CA"/>
              </w:rPr>
            </m:ctrlPr>
          </m:sSubPr>
          <m:e>
            <m:r>
              <m:rPr>
                <m:sty m:val="bi"/>
              </m:rPr>
              <w:rPr>
                <w:rFonts w:ascii="Cambria Math" w:hAnsi="Cambria Math"/>
                <w:lang w:val="en-CA"/>
              </w:rPr>
              <m:t>F</m:t>
            </m:r>
          </m:e>
          <m:sub>
            <m:r>
              <m:rPr>
                <m:sty m:val="bi"/>
              </m:rPr>
              <w:rPr>
                <w:rFonts w:ascii="Cambria Math" w:hAnsi="Cambria Math"/>
                <w:lang w:val="en-CA"/>
              </w:rPr>
              <m:t>i</m:t>
            </m:r>
          </m:sub>
        </m:sSub>
      </m:oMath>
      <w:r w:rsidR="00407E36" w:rsidRPr="00E43CFB">
        <w:rPr>
          <w:b w:val="0"/>
          <w:bCs/>
          <w:lang w:val="en-CA"/>
        </w:rPr>
        <w:t xml:space="preserve"> = (</w:t>
      </w:r>
      <m:oMath>
        <m:sSub>
          <m:sSubPr>
            <m:ctrlPr>
              <w:rPr>
                <w:rFonts w:ascii="Cambria Math" w:hAnsi="Cambria Math"/>
                <w:b w:val="0"/>
                <w:bCs/>
                <w:i/>
                <w:lang w:val="en-CA"/>
              </w:rPr>
            </m:ctrlPr>
          </m:sSubPr>
          <m:e>
            <m:r>
              <m:rPr>
                <m:sty m:val="bi"/>
              </m:rPr>
              <w:rPr>
                <w:rFonts w:ascii="Cambria Math" w:hAnsi="Cambria Math"/>
                <w:lang w:val="en-CA"/>
              </w:rPr>
              <m:t>f</m:t>
            </m:r>
          </m:e>
          <m:sub>
            <m:r>
              <m:rPr>
                <m:sty m:val="bi"/>
              </m:rPr>
              <w:rPr>
                <w:rFonts w:ascii="Cambria Math" w:hAnsi="Cambria Math"/>
                <w:lang w:val="en-CA"/>
              </w:rPr>
              <m:t>max</m:t>
            </m:r>
          </m:sub>
        </m:sSub>
      </m:oMath>
      <w:r w:rsidR="00407E36" w:rsidRPr="00E43CFB">
        <w:rPr>
          <w:b w:val="0"/>
          <w:bCs/>
          <w:lang w:val="en-CA"/>
        </w:rPr>
        <w:t xml:space="preserve"> + </w:t>
      </w:r>
      <m:oMath>
        <m:sSub>
          <m:sSubPr>
            <m:ctrlPr>
              <w:rPr>
                <w:rFonts w:ascii="Cambria Math" w:hAnsi="Cambria Math"/>
                <w:b w:val="0"/>
                <w:bCs/>
                <w:i/>
                <w:lang w:val="en-CA"/>
              </w:rPr>
            </m:ctrlPr>
          </m:sSubPr>
          <m:e>
            <m:r>
              <m:rPr>
                <m:sty m:val="bi"/>
              </m:rPr>
              <w:rPr>
                <w:rFonts w:ascii="Cambria Math" w:hAnsi="Cambria Math"/>
                <w:lang w:val="en-CA"/>
              </w:rPr>
              <m:t>f</m:t>
            </m:r>
          </m:e>
          <m:sub>
            <m:r>
              <m:rPr>
                <m:sty m:val="bi"/>
              </m:rPr>
              <w:rPr>
                <w:rFonts w:ascii="Cambria Math" w:hAnsi="Cambria Math"/>
                <w:lang w:val="en-CA"/>
              </w:rPr>
              <m:t>min</m:t>
            </m:r>
          </m:sub>
        </m:sSub>
      </m:oMath>
      <w:r w:rsidR="00407E36" w:rsidRPr="00E43CFB">
        <w:rPr>
          <w:b w:val="0"/>
          <w:bCs/>
          <w:lang w:val="en-CA"/>
        </w:rPr>
        <w:t xml:space="preserve">) -  </w:t>
      </w:r>
      <m:oMath>
        <m:sSub>
          <m:sSubPr>
            <m:ctrlPr>
              <w:rPr>
                <w:rFonts w:ascii="Cambria Math" w:hAnsi="Cambria Math"/>
                <w:b w:val="0"/>
                <w:bCs/>
                <w:i/>
                <w:lang w:val="en-CA"/>
              </w:rPr>
            </m:ctrlPr>
          </m:sSubPr>
          <m:e>
            <m:r>
              <m:rPr>
                <m:sty m:val="bi"/>
              </m:rPr>
              <w:rPr>
                <w:rFonts w:ascii="Cambria Math" w:hAnsi="Cambria Math"/>
                <w:lang w:val="en-CA"/>
              </w:rPr>
              <m:t>f</m:t>
            </m:r>
          </m:e>
          <m:sub>
            <m:r>
              <m:rPr>
                <m:sty m:val="bi"/>
              </m:rPr>
              <w:rPr>
                <w:rFonts w:ascii="Cambria Math" w:hAnsi="Cambria Math"/>
                <w:lang w:val="en-CA"/>
              </w:rPr>
              <m:t>i</m:t>
            </m:r>
          </m:sub>
        </m:sSub>
      </m:oMath>
      <w:r w:rsidR="00407E36" w:rsidRPr="00E43CFB">
        <w:rPr>
          <w:b w:val="0"/>
          <w:bCs/>
          <w:lang w:val="en-CA"/>
        </w:rPr>
        <w:t xml:space="preserve">                                   </w:t>
      </w:r>
      <w:proofErr w:type="gramStart"/>
      <w:r w:rsidR="00407E36" w:rsidRPr="00E43CFB">
        <w:rPr>
          <w:b w:val="0"/>
          <w:bCs/>
          <w:lang w:val="en-CA"/>
        </w:rPr>
        <w:t xml:space="preserve">   (</w:t>
      </w:r>
      <w:proofErr w:type="gramEnd"/>
      <w:r w:rsidR="00407E36" w:rsidRPr="00E43CFB">
        <w:rPr>
          <w:b w:val="0"/>
          <w:bCs/>
          <w:lang w:val="en-CA"/>
        </w:rPr>
        <w:t xml:space="preserve">12)                                                   </w:t>
      </w:r>
    </w:p>
    <w:p w14:paraId="263D6CB2" w14:textId="523DFF53" w:rsidR="0063674F" w:rsidRDefault="00B7155A" w:rsidP="0063674F">
      <w:pPr>
        <w:pStyle w:val="MDPI21heading1"/>
        <w:jc w:val="both"/>
        <w:rPr>
          <w:b w:val="0"/>
          <w:bCs/>
          <w:lang w:val="en-CA"/>
        </w:rPr>
      </w:pPr>
      <w:r w:rsidRPr="002542F8">
        <w:rPr>
          <w:b w:val="0"/>
          <w:bCs/>
          <w:lang w:val="en-CA"/>
        </w:rPr>
        <w:t xml:space="preserve">where </w:t>
      </w:r>
      <m:oMath>
        <m:sSub>
          <m:sSubPr>
            <m:ctrlPr>
              <w:rPr>
                <w:rFonts w:ascii="Cambria Math" w:hAnsi="Cambria Math"/>
                <w:b w:val="0"/>
                <w:bCs/>
                <w:i/>
                <w:lang w:val="en-CA"/>
              </w:rPr>
            </m:ctrlPr>
          </m:sSubPr>
          <m:e>
            <m:r>
              <m:rPr>
                <m:sty m:val="bi"/>
              </m:rPr>
              <w:rPr>
                <w:rFonts w:ascii="Cambria Math" w:hAnsi="Cambria Math"/>
                <w:lang w:val="en-CA"/>
              </w:rPr>
              <m:t>f</m:t>
            </m:r>
          </m:e>
          <m:sub>
            <m:r>
              <m:rPr>
                <m:sty m:val="bi"/>
              </m:rPr>
              <w:rPr>
                <w:rFonts w:ascii="Cambria Math" w:hAnsi="Cambria Math"/>
                <w:lang w:val="en-CA"/>
              </w:rPr>
              <m:t>max</m:t>
            </m:r>
          </m:sub>
        </m:sSub>
      </m:oMath>
      <w:r w:rsidRPr="002542F8">
        <w:rPr>
          <w:b w:val="0"/>
          <w:bCs/>
          <w:lang w:val="en-CA"/>
        </w:rPr>
        <w:t xml:space="preserve"> and </w:t>
      </w:r>
      <m:oMath>
        <m:sSub>
          <m:sSubPr>
            <m:ctrlPr>
              <w:rPr>
                <w:rFonts w:ascii="Cambria Math" w:hAnsi="Cambria Math"/>
                <w:b w:val="0"/>
                <w:bCs/>
                <w:i/>
                <w:lang w:val="en-CA"/>
              </w:rPr>
            </m:ctrlPr>
          </m:sSubPr>
          <m:e>
            <m:r>
              <m:rPr>
                <m:sty m:val="bi"/>
              </m:rPr>
              <w:rPr>
                <w:rFonts w:ascii="Cambria Math" w:hAnsi="Cambria Math"/>
                <w:lang w:val="en-CA"/>
              </w:rPr>
              <m:t>f</m:t>
            </m:r>
          </m:e>
          <m:sub>
            <m:r>
              <m:rPr>
                <m:sty m:val="bi"/>
              </m:rPr>
              <w:rPr>
                <w:rFonts w:ascii="Cambria Math" w:hAnsi="Cambria Math"/>
                <w:lang w:val="en-CA"/>
              </w:rPr>
              <m:t>min</m:t>
            </m:r>
          </m:sub>
        </m:sSub>
      </m:oMath>
      <w:r w:rsidRPr="002542F8">
        <w:rPr>
          <w:b w:val="0"/>
          <w:bCs/>
          <w:lang w:val="en-CA"/>
        </w:rPr>
        <w:t xml:space="preserve"> represent the maximum and minimum values ​​calculated for the objective function in the desired iteration, respectively, and </w:t>
      </w:r>
      <m:oMath>
        <m:sSub>
          <m:sSubPr>
            <m:ctrlPr>
              <w:rPr>
                <w:rFonts w:ascii="Cambria Math" w:hAnsi="Cambria Math"/>
                <w:b w:val="0"/>
                <w:bCs/>
                <w:i/>
                <w:lang w:val="en-CA"/>
              </w:rPr>
            </m:ctrlPr>
          </m:sSubPr>
          <m:e>
            <m:r>
              <m:rPr>
                <m:sty m:val="bi"/>
              </m:rPr>
              <w:rPr>
                <w:rFonts w:ascii="Cambria Math" w:hAnsi="Cambria Math"/>
                <w:lang w:val="en-CA"/>
              </w:rPr>
              <m:t>F</m:t>
            </m:r>
          </m:e>
          <m:sub>
            <m:r>
              <m:rPr>
                <m:sty m:val="bi"/>
              </m:rPr>
              <w:rPr>
                <w:rFonts w:ascii="Cambria Math" w:hAnsi="Cambria Math"/>
                <w:lang w:val="en-CA"/>
              </w:rPr>
              <m:t>i</m:t>
            </m:r>
          </m:sub>
        </m:sSub>
      </m:oMath>
      <w:r w:rsidRPr="002542F8">
        <w:rPr>
          <w:b w:val="0"/>
          <w:bCs/>
          <w:lang w:val="en-CA"/>
        </w:rPr>
        <w:t xml:space="preserve"> and </w:t>
      </w:r>
      <m:oMath>
        <m:sSub>
          <m:sSubPr>
            <m:ctrlPr>
              <w:rPr>
                <w:rFonts w:ascii="Cambria Math" w:hAnsi="Cambria Math"/>
                <w:b w:val="0"/>
                <w:bCs/>
                <w:i/>
                <w:lang w:val="en-CA"/>
              </w:rPr>
            </m:ctrlPr>
          </m:sSubPr>
          <m:e>
            <m:r>
              <m:rPr>
                <m:sty m:val="bi"/>
              </m:rPr>
              <w:rPr>
                <w:rFonts w:ascii="Cambria Math" w:hAnsi="Cambria Math"/>
                <w:lang w:val="en-CA"/>
              </w:rPr>
              <m:t>f</m:t>
            </m:r>
          </m:e>
          <m:sub>
            <m:r>
              <m:rPr>
                <m:sty m:val="bi"/>
              </m:rPr>
              <w:rPr>
                <w:rFonts w:ascii="Cambria Math" w:hAnsi="Cambria Math"/>
                <w:lang w:val="en-CA"/>
              </w:rPr>
              <m:t>i</m:t>
            </m:r>
          </m:sub>
        </m:sSub>
      </m:oMath>
      <w:r w:rsidRPr="002542F8">
        <w:rPr>
          <w:b w:val="0"/>
          <w:bCs/>
          <w:lang w:val="en-CA"/>
        </w:rPr>
        <w:t xml:space="preserve"> are the calculated value and the fitness assigned to the </w:t>
      </w:r>
      <w:r w:rsidR="004F342E" w:rsidRPr="002542F8">
        <w:rPr>
          <w:b w:val="0"/>
          <w:bCs/>
          <w:lang w:val="en-CA"/>
        </w:rPr>
        <w:t>its</w:t>
      </w:r>
      <w:r w:rsidRPr="002542F8">
        <w:rPr>
          <w:b w:val="0"/>
          <w:bCs/>
          <w:lang w:val="en-CA"/>
        </w:rPr>
        <w:t xml:space="preserve"> plan respectively.</w:t>
      </w:r>
      <w:r w:rsidRPr="002542F8">
        <w:rPr>
          <w:b w:val="0"/>
          <w:bCs/>
          <w:lang w:val="en-CA"/>
        </w:rPr>
        <w:br/>
      </w:r>
      <w:r w:rsidRPr="00BC4E0E">
        <w:rPr>
          <w:b w:val="0"/>
          <w:bCs/>
          <w:lang w:val="en-CA"/>
        </w:rPr>
        <w:t> In the continuation of the</w:t>
      </w:r>
      <w:r w:rsidR="00B241CC">
        <w:rPr>
          <w:b w:val="0"/>
          <w:bCs/>
          <w:lang w:val="en-CA"/>
        </w:rPr>
        <w:t xml:space="preserve"> GA</w:t>
      </w:r>
      <w:r w:rsidRPr="00BC4E0E">
        <w:rPr>
          <w:b w:val="0"/>
          <w:bCs/>
          <w:lang w:val="en-CA"/>
        </w:rPr>
        <w:t>, better designs are selected by the selection operator</w:t>
      </w:r>
      <w:r w:rsidR="00EB3243" w:rsidRPr="00BC4E0E">
        <w:rPr>
          <w:b w:val="0"/>
          <w:bCs/>
          <w:lang w:val="en-CA"/>
        </w:rPr>
        <w:t xml:space="preserve"> to create the next generation, and weak designs are discarded. In this algorithm, several methods are provided for the selection operator, which can be mentioned as two methods of selecting the rotating wheel and selecting the competition. After a group is chosen to produce a new generation, it is the turn of the linkage operator to combine individuals two by two, producing two new individuals each time, and this continues until a new population is formed. Although there are many ways to do the transplant, the most common one is the single point transplant.</w:t>
      </w:r>
      <w:r w:rsidR="00EB3243" w:rsidRPr="00BC4E0E">
        <w:rPr>
          <w:b w:val="0"/>
          <w:bCs/>
          <w:lang w:val="en-CA"/>
        </w:rPr>
        <w:br/>
        <w:t xml:space="preserve"> The next operator involved in the generation process is mutation. The function of this operator is that bits of a string are selected randomly and with a small probability, and the value in them is copied. This means that if the desired bit value is zero, it changes to one, and vice versa. In fact, this action creates variety </w:t>
      </w:r>
      <w:proofErr w:type="gramStart"/>
      <w:r w:rsidR="00EB3243" w:rsidRPr="00BC4E0E">
        <w:rPr>
          <w:b w:val="0"/>
          <w:bCs/>
          <w:lang w:val="en-CA"/>
        </w:rPr>
        <w:t>and also</w:t>
      </w:r>
      <w:proofErr w:type="gramEnd"/>
      <w:r w:rsidR="00EB3243" w:rsidRPr="00BC4E0E">
        <w:rPr>
          <w:b w:val="0"/>
          <w:bCs/>
          <w:lang w:val="en-CA"/>
        </w:rPr>
        <w:t xml:space="preserve"> searches for more design space. Finally, a new generation of designs will be created, and this new generation must have a better fit than the previous generation. This process continues until the criteria for stopping the algorithm are met, such as reaching an acceptable level of answers, passing a certain predetermined time, passing a certain number of repetitions (generations), or passing a certain number of repetitions in case there is no specific improvement The issue will continue [</w:t>
      </w:r>
      <w:r w:rsidR="003A3F9C">
        <w:rPr>
          <w:b w:val="0"/>
          <w:bCs/>
          <w:lang w:val="en-CA"/>
        </w:rPr>
        <w:t>1</w:t>
      </w:r>
      <w:r w:rsidR="0087126F">
        <w:rPr>
          <w:b w:val="0"/>
          <w:bCs/>
          <w:lang w:val="en-CA"/>
        </w:rPr>
        <w:t>1</w:t>
      </w:r>
      <w:r w:rsidR="00EB3243" w:rsidRPr="00BC4E0E">
        <w:rPr>
          <w:b w:val="0"/>
          <w:bCs/>
          <w:lang w:val="en-CA"/>
        </w:rPr>
        <w:t>,</w:t>
      </w:r>
      <w:r w:rsidR="003A3F9C">
        <w:rPr>
          <w:b w:val="0"/>
          <w:bCs/>
          <w:lang w:val="en-CA"/>
        </w:rPr>
        <w:t>1</w:t>
      </w:r>
      <w:r w:rsidR="0087126F">
        <w:rPr>
          <w:b w:val="0"/>
          <w:bCs/>
          <w:lang w:val="en-CA"/>
        </w:rPr>
        <w:t>2</w:t>
      </w:r>
      <w:r w:rsidR="00EB3243" w:rsidRPr="00BC4E0E">
        <w:rPr>
          <w:b w:val="0"/>
          <w:bCs/>
          <w:lang w:val="en-CA"/>
        </w:rPr>
        <w:t>]</w:t>
      </w:r>
      <w:r w:rsidR="000C5FEF">
        <w:rPr>
          <w:b w:val="0"/>
          <w:bCs/>
          <w:lang w:val="en-CA"/>
        </w:rPr>
        <w:t>.</w:t>
      </w:r>
      <w:r w:rsidR="0063674F">
        <w:rPr>
          <w:b w:val="0"/>
          <w:bCs/>
          <w:lang w:val="en-CA"/>
        </w:rPr>
        <w:t xml:space="preserve"> </w:t>
      </w:r>
      <w:r w:rsidR="0063674F" w:rsidRPr="005F1078">
        <w:rPr>
          <w:b w:val="0"/>
          <w:bCs/>
        </w:rPr>
        <w:t>Figure</w:t>
      </w:r>
      <w:r w:rsidR="0063674F">
        <w:t xml:space="preserve"> </w:t>
      </w:r>
      <w:r w:rsidR="0063674F" w:rsidRPr="005F1078">
        <w:rPr>
          <w:b w:val="0"/>
          <w:bCs/>
        </w:rPr>
        <w:t>2</w:t>
      </w:r>
      <w:r w:rsidR="0063674F">
        <w:rPr>
          <w:b w:val="0"/>
          <w:bCs/>
        </w:rPr>
        <w:t xml:space="preserve"> </w:t>
      </w:r>
      <w:r w:rsidR="009A09DF">
        <w:rPr>
          <w:b w:val="0"/>
          <w:bCs/>
        </w:rPr>
        <w:t xml:space="preserve">shows </w:t>
      </w:r>
      <w:r w:rsidR="0063674F">
        <w:rPr>
          <w:b w:val="0"/>
          <w:bCs/>
        </w:rPr>
        <w:t xml:space="preserve">the </w:t>
      </w:r>
      <w:r w:rsidR="0063674F">
        <w:rPr>
          <w:b w:val="0"/>
          <w:bCs/>
          <w:lang w:val="en-CA"/>
        </w:rPr>
        <w:t>f</w:t>
      </w:r>
      <w:r w:rsidR="0063674F" w:rsidRPr="00BC4E0E">
        <w:rPr>
          <w:b w:val="0"/>
          <w:bCs/>
          <w:lang w:val="en-CA"/>
        </w:rPr>
        <w:t>low chart of a</w:t>
      </w:r>
      <w:r w:rsidR="005F1078">
        <w:rPr>
          <w:b w:val="0"/>
          <w:bCs/>
          <w:lang w:val="en-CA"/>
        </w:rPr>
        <w:t xml:space="preserve"> GA</w:t>
      </w:r>
      <w:r w:rsidR="0063674F" w:rsidRPr="00BC4E0E">
        <w:rPr>
          <w:b w:val="0"/>
          <w:bCs/>
          <w:lang w:val="en-CA"/>
        </w:rPr>
        <w:t xml:space="preserve"> [</w:t>
      </w:r>
      <w:commentRangeStart w:id="161"/>
      <w:r w:rsidR="003A3F9C">
        <w:rPr>
          <w:b w:val="0"/>
          <w:bCs/>
          <w:lang w:val="en-CA"/>
        </w:rPr>
        <w:t>1</w:t>
      </w:r>
      <w:r w:rsidR="0087126F">
        <w:rPr>
          <w:b w:val="0"/>
          <w:bCs/>
          <w:lang w:val="en-CA"/>
        </w:rPr>
        <w:t>3</w:t>
      </w:r>
      <w:commentRangeEnd w:id="161"/>
      <w:r w:rsidR="007F526B">
        <w:rPr>
          <w:rStyle w:val="CommentReference"/>
          <w:rFonts w:eastAsia="SimSun"/>
          <w:b w:val="0"/>
          <w:snapToGrid/>
          <w:lang w:eastAsia="zh-CN" w:bidi="ar-SA"/>
        </w:rPr>
        <w:commentReference w:id="161"/>
      </w:r>
      <w:r w:rsidR="0063674F" w:rsidRPr="00BC4E0E">
        <w:rPr>
          <w:b w:val="0"/>
          <w:bCs/>
          <w:lang w:val="en-CA"/>
        </w:rPr>
        <w:t>]</w:t>
      </w:r>
      <w:r w:rsidR="009A09DF">
        <w:rPr>
          <w:b w:val="0"/>
          <w:bCs/>
          <w:lang w:val="en-CA"/>
        </w:rPr>
        <w:t>.</w:t>
      </w:r>
    </w:p>
    <w:p w14:paraId="365EFD02" w14:textId="77777777" w:rsidR="00C43E58" w:rsidRPr="007F526B" w:rsidRDefault="009A6988">
      <w:pPr>
        <w:pStyle w:val="MDPI21heading1"/>
        <w:jc w:val="center"/>
        <w:rPr>
          <w:ins w:id="162" w:author="Mahdi Ghaffari" w:date="2024-09-11T07:08:00Z" w16du:dateUtc="2024-09-11T10:08:00Z"/>
          <w:highlight w:val="lightGray"/>
          <w:rtl/>
          <w:lang w:bidi="fa-IR"/>
          <w:rPrChange w:id="163" w:author="Mahmoud Kiasari" w:date="2024-09-14T12:24:00Z" w16du:dateUtc="2024-09-14T15:24:00Z">
            <w:rPr>
              <w:ins w:id="164" w:author="Mahdi Ghaffari" w:date="2024-09-11T07:08:00Z" w16du:dateUtc="2024-09-11T10:08:00Z"/>
              <w:rtl/>
              <w:lang w:bidi="fa-IR"/>
            </w:rPr>
          </w:rPrChange>
        </w:rPr>
        <w:pPrChange w:id="165" w:author="Mahdi Ghaffari" w:date="2024-09-11T07:08:00Z" w16du:dateUtc="2024-09-11T10:08:00Z">
          <w:pPr>
            <w:pStyle w:val="MDPI21heading1"/>
          </w:pPr>
        </w:pPrChange>
      </w:pPr>
      <w:del w:id="166" w:author="Mahdi Ghaffari" w:date="2024-09-11T07:07:00Z" w16du:dateUtc="2024-09-11T10:07:00Z">
        <w:r w:rsidRPr="007F526B" w:rsidDel="00C43E58">
          <w:rPr>
            <w:rFonts w:cs="Arial"/>
            <w:b w:val="0"/>
            <w:noProof/>
            <w:snapToGrid/>
            <w:color w:val="auto"/>
            <w:kern w:val="2"/>
            <w:sz w:val="22"/>
            <w:highlight w:val="lightGray"/>
            <w:lang w:val="en-CA" w:eastAsia="en-US" w:bidi="fa-IR"/>
            <w14:ligatures w14:val="standardContextual"/>
            <w:rPrChange w:id="167" w:author="Mahmoud Kiasari" w:date="2024-09-14T12:24:00Z" w16du:dateUtc="2024-09-14T15:24:00Z">
              <w:rPr>
                <w:rFonts w:cs="Arial"/>
                <w:b w:val="0"/>
                <w:noProof/>
                <w:snapToGrid/>
                <w:color w:val="auto"/>
                <w:kern w:val="2"/>
                <w:sz w:val="22"/>
                <w:lang w:val="en-CA" w:eastAsia="en-US" w:bidi="fa-IR"/>
                <w14:ligatures w14:val="standardContextual"/>
              </w:rPr>
            </w:rPrChange>
          </w:rPr>
          <w:drawing>
            <wp:inline distT="0" distB="0" distL="0" distR="0" wp14:anchorId="6448282B" wp14:editId="71298173">
              <wp:extent cx="4945281" cy="2839310"/>
              <wp:effectExtent l="0" t="0" r="8255" b="0"/>
              <wp:docPr id="1525614593"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4593" name="Picture 1" descr="A diagram of a machine&#10;&#10;Description automatically generated"/>
                      <pic:cNvPicPr/>
                    </pic:nvPicPr>
                    <pic:blipFill>
                      <a:blip r:embed="rId19"/>
                      <a:stretch>
                        <a:fillRect/>
                      </a:stretch>
                    </pic:blipFill>
                    <pic:spPr>
                      <a:xfrm>
                        <a:off x="0" y="0"/>
                        <a:ext cx="4964444" cy="2850312"/>
                      </a:xfrm>
                      <a:prstGeom prst="rect">
                        <a:avLst/>
                      </a:prstGeom>
                    </pic:spPr>
                  </pic:pic>
                </a:graphicData>
              </a:graphic>
            </wp:inline>
          </w:drawing>
        </w:r>
      </w:del>
      <w:bookmarkStart w:id="168" w:name="_Hlk166572815"/>
      <w:ins w:id="169" w:author="Mahdi Ghaffari" w:date="2024-09-11T07:07:00Z" w16du:dateUtc="2024-09-11T10:07:00Z">
        <w:r w:rsidR="00C43E58" w:rsidRPr="007F526B">
          <w:rPr>
            <w:noProof/>
            <w:highlight w:val="lightGray"/>
            <w:rPrChange w:id="170" w:author="Mahmoud Kiasari" w:date="2024-09-14T12:24:00Z" w16du:dateUtc="2024-09-14T15:24:00Z">
              <w:rPr>
                <w:noProof/>
              </w:rPr>
            </w:rPrChange>
          </w:rPr>
          <w:drawing>
            <wp:inline distT="0" distB="0" distL="0" distR="0" wp14:anchorId="00DC55E6" wp14:editId="22EA0989">
              <wp:extent cx="1881554" cy="2848728"/>
              <wp:effectExtent l="0" t="0" r="4445" b="8890"/>
              <wp:docPr id="181997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3153" cy="2851149"/>
                      </a:xfrm>
                      <a:prstGeom prst="rect">
                        <a:avLst/>
                      </a:prstGeom>
                      <a:noFill/>
                      <a:ln>
                        <a:noFill/>
                      </a:ln>
                    </pic:spPr>
                  </pic:pic>
                </a:graphicData>
              </a:graphic>
            </wp:inline>
          </w:drawing>
        </w:r>
      </w:ins>
      <w:bookmarkEnd w:id="168"/>
    </w:p>
    <w:p w14:paraId="6517727A" w14:textId="1A793124" w:rsidR="003064DC" w:rsidRDefault="003064DC" w:rsidP="0013073C">
      <w:pPr>
        <w:pStyle w:val="MDPI21heading1"/>
        <w:rPr>
          <w:b w:val="0"/>
          <w:bCs/>
          <w:lang w:val="en-CA"/>
        </w:rPr>
      </w:pPr>
      <w:r w:rsidRPr="007F526B">
        <w:rPr>
          <w:highlight w:val="lightGray"/>
          <w:rPrChange w:id="171" w:author="Mahmoud Kiasari" w:date="2024-09-14T12:24:00Z" w16du:dateUtc="2024-09-14T15:24:00Z">
            <w:rPr/>
          </w:rPrChange>
        </w:rPr>
        <w:t>Figure</w:t>
      </w:r>
      <w:r w:rsidR="00F30C86" w:rsidRPr="007F526B">
        <w:rPr>
          <w:highlight w:val="lightGray"/>
          <w:rPrChange w:id="172" w:author="Mahmoud Kiasari" w:date="2024-09-14T12:24:00Z" w16du:dateUtc="2024-09-14T15:24:00Z">
            <w:rPr/>
          </w:rPrChange>
        </w:rPr>
        <w:t xml:space="preserve"> </w:t>
      </w:r>
      <w:r w:rsidRPr="007F526B">
        <w:rPr>
          <w:highlight w:val="lightGray"/>
          <w:rPrChange w:id="173" w:author="Mahmoud Kiasari" w:date="2024-09-14T12:24:00Z" w16du:dateUtc="2024-09-14T15:24:00Z">
            <w:rPr/>
          </w:rPrChange>
        </w:rPr>
        <w:t>2</w:t>
      </w:r>
      <w:r w:rsidR="00A830C7" w:rsidRPr="007F526B">
        <w:rPr>
          <w:highlight w:val="lightGray"/>
          <w:rPrChange w:id="174" w:author="Mahmoud Kiasari" w:date="2024-09-14T12:24:00Z" w16du:dateUtc="2024-09-14T15:24:00Z">
            <w:rPr/>
          </w:rPrChange>
        </w:rPr>
        <w:t>.</w:t>
      </w:r>
      <w:r w:rsidR="00A830C7" w:rsidRPr="007F526B">
        <w:rPr>
          <w:b w:val="0"/>
          <w:bCs/>
          <w:highlight w:val="lightGray"/>
          <w:rPrChange w:id="175" w:author="Mahmoud Kiasari" w:date="2024-09-14T12:24:00Z" w16du:dateUtc="2024-09-14T15:24:00Z">
            <w:rPr>
              <w:b w:val="0"/>
              <w:bCs/>
            </w:rPr>
          </w:rPrChange>
        </w:rPr>
        <w:t xml:space="preserve"> </w:t>
      </w:r>
      <w:r w:rsidR="00A830C7" w:rsidRPr="007F526B">
        <w:rPr>
          <w:b w:val="0"/>
          <w:bCs/>
          <w:highlight w:val="lightGray"/>
          <w:lang w:val="en-CA"/>
          <w:rPrChange w:id="176" w:author="Mahmoud Kiasari" w:date="2024-09-14T12:24:00Z" w16du:dateUtc="2024-09-14T15:24:00Z">
            <w:rPr>
              <w:b w:val="0"/>
              <w:bCs/>
              <w:lang w:val="en-CA"/>
            </w:rPr>
          </w:rPrChange>
        </w:rPr>
        <w:t>Flowchart of a genetic algorithm.</w:t>
      </w:r>
    </w:p>
    <w:p w14:paraId="35BF37F2" w14:textId="2B2D0B25" w:rsidR="00213350" w:rsidRPr="00BC4E0E" w:rsidRDefault="00F065A9" w:rsidP="00F065A9">
      <w:pPr>
        <w:pStyle w:val="MDPI21heading1"/>
        <w:jc w:val="both"/>
        <w:rPr>
          <w:lang w:val="en-CA"/>
        </w:rPr>
      </w:pPr>
      <w:r w:rsidRPr="00BC4E0E">
        <w:rPr>
          <w:lang w:val="en-CA"/>
        </w:rPr>
        <w:t>3.2. Imperialist Competitive Algorithm:</w:t>
      </w:r>
    </w:p>
    <w:p w14:paraId="632204AD" w14:textId="2B1384F5" w:rsidR="00D61793" w:rsidRPr="0013073C" w:rsidRDefault="00D61793" w:rsidP="00D61793">
      <w:pPr>
        <w:pStyle w:val="MDPI21heading1"/>
        <w:jc w:val="both"/>
        <w:rPr>
          <w:b w:val="0"/>
          <w:bCs/>
          <w:lang w:val="en-CA"/>
        </w:rPr>
      </w:pPr>
      <w:r w:rsidRPr="00BC4E0E">
        <w:rPr>
          <w:b w:val="0"/>
          <w:bCs/>
          <w:lang w:val="en-CA"/>
        </w:rPr>
        <w:t xml:space="preserve">This method is based on the modeling of the socio-political process of colonialism. In this method, </w:t>
      </w:r>
      <w:r w:rsidR="009A09DF">
        <w:rPr>
          <w:b w:val="0"/>
          <w:bCs/>
          <w:lang w:val="en-CA"/>
        </w:rPr>
        <w:t>at the beginning</w:t>
      </w:r>
      <w:r w:rsidR="009A09DF" w:rsidRPr="00BC4E0E">
        <w:rPr>
          <w:b w:val="0"/>
          <w:bCs/>
          <w:lang w:val="en-CA"/>
        </w:rPr>
        <w:t xml:space="preserve"> </w:t>
      </w:r>
      <w:r w:rsidRPr="00BC4E0E">
        <w:rPr>
          <w:b w:val="0"/>
          <w:bCs/>
          <w:lang w:val="en-CA"/>
        </w:rPr>
        <w:t xml:space="preserve">the first population (initial countries) is created based on a random distribution. In this method, each country is a design. Then, the value of the cost function is calculated for each design, and at the end, the countries are sorted by cost in </w:t>
      </w:r>
      <w:r w:rsidRPr="00BC4E0E">
        <w:rPr>
          <w:b w:val="0"/>
          <w:bCs/>
          <w:lang w:val="en-CA"/>
        </w:rPr>
        <w:lastRenderedPageBreak/>
        <w:t xml:space="preserve">ascending order (country with the lowest cost-the first number). In the next step, it is the turn of creating empires. Each empire consists of a colonizing country and </w:t>
      </w:r>
      <w:r w:rsidR="00691079" w:rsidRPr="00BC4E0E">
        <w:rPr>
          <w:b w:val="0"/>
          <w:bCs/>
          <w:lang w:val="en-CA"/>
        </w:rPr>
        <w:t>a few</w:t>
      </w:r>
      <w:r w:rsidRPr="00BC4E0E">
        <w:rPr>
          <w:b w:val="0"/>
          <w:bCs/>
          <w:lang w:val="en-CA"/>
        </w:rPr>
        <w:t xml:space="preserve"> colonies. Each colonizing country </w:t>
      </w:r>
      <w:r w:rsidRPr="0013073C">
        <w:rPr>
          <w:b w:val="0"/>
          <w:bCs/>
          <w:lang w:val="en-CA"/>
        </w:rPr>
        <w:t>has a certain amount of power that is obtained from the following relation:</w:t>
      </w:r>
    </w:p>
    <w:p w14:paraId="2B1A5224" w14:textId="6DB2A3D3" w:rsidR="00D61793" w:rsidRPr="0013073C" w:rsidRDefault="00290D59" w:rsidP="00D61793">
      <w:pPr>
        <w:pStyle w:val="MDPI21heading1"/>
        <w:jc w:val="both"/>
        <w:rPr>
          <w:b w:val="0"/>
          <w:bCs/>
          <w:lang w:val="en-CA" w:bidi="fa-IR"/>
        </w:rPr>
      </w:pPr>
      <w:r w:rsidRPr="0013073C">
        <w:rPr>
          <w:b w:val="0"/>
          <w:bCs/>
          <w:lang w:val="en-CA"/>
        </w:rPr>
        <w:t xml:space="preserve">                                  </w:t>
      </w:r>
      <m:oMath>
        <m:sSub>
          <m:sSubPr>
            <m:ctrlPr>
              <w:rPr>
                <w:rFonts w:ascii="Cambria Math" w:hAnsi="Cambria Math"/>
                <w:b w:val="0"/>
                <w:bCs/>
                <w:lang w:val="en-CA"/>
              </w:rPr>
            </m:ctrlPr>
          </m:sSubPr>
          <m:e>
            <m:r>
              <m:rPr>
                <m:sty m:val="b"/>
              </m:rPr>
              <w:rPr>
                <w:rFonts w:ascii="Cambria Math" w:hAnsi="Cambria Math"/>
                <w:lang w:val="en-CA"/>
              </w:rPr>
              <m:t>P</m:t>
            </m:r>
          </m:e>
          <m:sub>
            <m:r>
              <m:rPr>
                <m:sty m:val="b"/>
              </m:rPr>
              <w:rPr>
                <w:rFonts w:ascii="Cambria Math" w:hAnsi="Cambria Math"/>
                <w:lang w:val="en-CA"/>
              </w:rPr>
              <m:t>n</m:t>
            </m:r>
          </m:sub>
        </m:sSub>
        <m:r>
          <m:rPr>
            <m:sty m:val="b"/>
          </m:rPr>
          <w:rPr>
            <w:rFonts w:ascii="Cambria Math" w:hAnsi="Cambria Math"/>
            <w:lang w:val="en-CA"/>
          </w:rPr>
          <m:t>=</m:t>
        </m:r>
      </m:oMath>
      <w:r w:rsidR="00D61793" w:rsidRPr="0013073C">
        <w:rPr>
          <w:b w:val="0"/>
          <w:bCs/>
          <w:lang w:val="en-CA"/>
        </w:rPr>
        <w:t>|</w:t>
      </w:r>
      <m:oMath>
        <m:f>
          <m:fPr>
            <m:ctrlPr>
              <w:rPr>
                <w:rFonts w:ascii="Cambria Math" w:hAnsi="Cambria Math"/>
                <w:b w:val="0"/>
                <w:bCs/>
                <w:lang w:val="en-CA"/>
              </w:rPr>
            </m:ctrlPr>
          </m:fPr>
          <m:num>
            <m:sSub>
              <m:sSubPr>
                <m:ctrlPr>
                  <w:rPr>
                    <w:rFonts w:ascii="Cambria Math" w:hAnsi="Cambria Math"/>
                    <w:b w:val="0"/>
                    <w:bCs/>
                    <w:lang w:val="en-CA"/>
                  </w:rPr>
                </m:ctrlPr>
              </m:sSubPr>
              <m:e>
                <m:r>
                  <m:rPr>
                    <m:sty m:val="b"/>
                  </m:rPr>
                  <w:rPr>
                    <w:rFonts w:ascii="Cambria Math" w:hAnsi="Cambria Math"/>
                    <w:lang w:val="en-CA"/>
                  </w:rPr>
                  <m:t>C</m:t>
                </m:r>
              </m:e>
              <m:sub>
                <m:r>
                  <m:rPr>
                    <m:sty m:val="b"/>
                  </m:rPr>
                  <w:rPr>
                    <w:rFonts w:ascii="Cambria Math" w:hAnsi="Cambria Math"/>
                    <w:lang w:val="en-CA"/>
                  </w:rPr>
                  <m:t>n</m:t>
                </m:r>
              </m:sub>
            </m:sSub>
          </m:num>
          <m:den>
            <m:nary>
              <m:naryPr>
                <m:chr m:val="∑"/>
                <m:limLoc m:val="subSup"/>
                <m:ctrlPr>
                  <w:rPr>
                    <w:rFonts w:ascii="Cambria Math" w:hAnsi="Cambria Math"/>
                    <w:b w:val="0"/>
                    <w:bCs/>
                    <w:lang w:val="en-CA"/>
                  </w:rPr>
                </m:ctrlPr>
              </m:naryPr>
              <m:sub>
                <m:r>
                  <m:rPr>
                    <m:sty m:val="b"/>
                  </m:rPr>
                  <w:rPr>
                    <w:rFonts w:ascii="Cambria Math" w:hAnsi="Cambria Math"/>
                    <w:lang w:val="en-CA"/>
                  </w:rPr>
                  <m:t>i=1</m:t>
                </m:r>
              </m:sub>
              <m:sup>
                <m:r>
                  <m:rPr>
                    <m:sty m:val="b"/>
                  </m:rPr>
                  <w:rPr>
                    <w:rFonts w:ascii="Cambria Math" w:hAnsi="Cambria Math"/>
                    <w:lang w:val="en-CA"/>
                  </w:rPr>
                  <m:t>Nimp</m:t>
                </m:r>
              </m:sup>
              <m:e>
                <m:sSub>
                  <m:sSubPr>
                    <m:ctrlPr>
                      <w:rPr>
                        <w:rFonts w:ascii="Cambria Math" w:hAnsi="Cambria Math"/>
                        <w:b w:val="0"/>
                        <w:bCs/>
                        <w:lang w:val="en-CA"/>
                      </w:rPr>
                    </m:ctrlPr>
                  </m:sSubPr>
                  <m:e>
                    <m:r>
                      <m:rPr>
                        <m:sty m:val="b"/>
                      </m:rPr>
                      <w:rPr>
                        <w:rFonts w:ascii="Cambria Math" w:hAnsi="Cambria Math"/>
                        <w:lang w:val="en-CA"/>
                      </w:rPr>
                      <m:t>C</m:t>
                    </m:r>
                  </m:e>
                  <m:sub>
                    <m:r>
                      <m:rPr>
                        <m:sty m:val="b"/>
                      </m:rPr>
                      <w:rPr>
                        <w:rFonts w:ascii="Cambria Math" w:hAnsi="Cambria Math"/>
                        <w:lang w:val="en-CA"/>
                      </w:rPr>
                      <m:t>i</m:t>
                    </m:r>
                  </m:sub>
                </m:sSub>
              </m:e>
            </m:nary>
          </m:den>
        </m:f>
      </m:oMath>
      <w:r w:rsidR="00D61793" w:rsidRPr="0013073C">
        <w:rPr>
          <w:b w:val="0"/>
          <w:bCs/>
          <w:lang w:val="en-CA"/>
        </w:rPr>
        <w:t>|</w:t>
      </w:r>
      <w:bookmarkStart w:id="177" w:name="_Hlk171501474"/>
      <w:r w:rsidR="002D5762" w:rsidRPr="0013073C">
        <w:rPr>
          <w:rFonts w:hint="cs"/>
          <w:b w:val="0"/>
          <w:bCs/>
          <w:rtl/>
          <w:lang w:val="en-CA" w:bidi="fa-IR"/>
        </w:rPr>
        <w:t xml:space="preserve">                                     </w:t>
      </w:r>
      <w:r w:rsidR="00994079" w:rsidRPr="0013073C">
        <w:rPr>
          <w:b w:val="0"/>
          <w:bCs/>
          <w:lang w:val="en-CA" w:bidi="fa-IR"/>
        </w:rPr>
        <w:t xml:space="preserve"> </w:t>
      </w:r>
      <w:r w:rsidR="002D5762" w:rsidRPr="0013073C">
        <w:rPr>
          <w:rFonts w:hint="cs"/>
          <w:b w:val="0"/>
          <w:bCs/>
          <w:rtl/>
          <w:lang w:val="en-CA" w:bidi="fa-IR"/>
        </w:rPr>
        <w:t xml:space="preserve">                  </w:t>
      </w:r>
      <w:proofErr w:type="gramStart"/>
      <w:r w:rsidR="002D5762" w:rsidRPr="0013073C">
        <w:rPr>
          <w:rFonts w:hint="cs"/>
          <w:b w:val="0"/>
          <w:bCs/>
          <w:rtl/>
          <w:lang w:val="en-CA" w:bidi="fa-IR"/>
        </w:rPr>
        <w:t xml:space="preserve">   </w:t>
      </w:r>
      <w:r w:rsidR="002D5762" w:rsidRPr="0013073C">
        <w:rPr>
          <w:b w:val="0"/>
          <w:bCs/>
          <w:lang w:val="en-CA" w:bidi="fa-IR"/>
        </w:rPr>
        <w:t>(</w:t>
      </w:r>
      <w:proofErr w:type="gramEnd"/>
      <w:r w:rsidR="002D5762" w:rsidRPr="0013073C">
        <w:rPr>
          <w:b w:val="0"/>
          <w:bCs/>
          <w:lang w:val="en-CA" w:bidi="fa-IR"/>
        </w:rPr>
        <w:t>13)</w:t>
      </w:r>
    </w:p>
    <w:bookmarkEnd w:id="177"/>
    <w:p w14:paraId="4200BEA7" w14:textId="2B07F73E" w:rsidR="00955312" w:rsidRPr="00BC4E0E" w:rsidRDefault="00D61793" w:rsidP="00D61793">
      <w:pPr>
        <w:pStyle w:val="MDPI21heading1"/>
        <w:jc w:val="both"/>
        <w:rPr>
          <w:b w:val="0"/>
          <w:bCs/>
          <w:lang w:val="en-CA"/>
        </w:rPr>
      </w:pPr>
      <w:r w:rsidRPr="0013073C">
        <w:rPr>
          <w:b w:val="0"/>
          <w:bCs/>
          <w:lang w:val="en-CA"/>
        </w:rPr>
        <w:t xml:space="preserve"> In the above </w:t>
      </w:r>
      <w:r w:rsidR="00691079" w:rsidRPr="0013073C">
        <w:rPr>
          <w:b w:val="0"/>
          <w:bCs/>
          <w:lang w:val="en-CA"/>
        </w:rPr>
        <w:t>formula</w:t>
      </w:r>
      <w:r w:rsidRPr="0013073C">
        <w:rPr>
          <w:b w:val="0"/>
          <w:bCs/>
          <w:lang w:val="en-CA"/>
        </w:rPr>
        <w:t xml:space="preserve">, </w:t>
      </w:r>
      <m:oMath>
        <m:sSub>
          <m:sSubPr>
            <m:ctrlPr>
              <w:rPr>
                <w:rFonts w:ascii="Cambria Math" w:hAnsi="Cambria Math"/>
                <w:b w:val="0"/>
                <w:bCs/>
                <w:lang w:val="en-CA"/>
              </w:rPr>
            </m:ctrlPr>
          </m:sSubPr>
          <m:e>
            <m:r>
              <m:rPr>
                <m:sty m:val="b"/>
              </m:rPr>
              <w:rPr>
                <w:rFonts w:ascii="Cambria Math" w:hAnsi="Cambria Math"/>
                <w:lang w:val="en-CA"/>
              </w:rPr>
              <m:t>C</m:t>
            </m:r>
          </m:e>
          <m:sub>
            <m:r>
              <m:rPr>
                <m:sty m:val="b"/>
              </m:rPr>
              <w:rPr>
                <w:rFonts w:ascii="Cambria Math" w:hAnsi="Cambria Math"/>
                <w:lang w:val="en-CA"/>
              </w:rPr>
              <m:t>n</m:t>
            </m:r>
          </m:sub>
        </m:sSub>
      </m:oMath>
      <w:r w:rsidRPr="0013073C">
        <w:rPr>
          <w:b w:val="0"/>
          <w:bCs/>
          <w:lang w:val="en-CA"/>
        </w:rPr>
        <w:t xml:space="preserve">is the normalized cost of the colonizing country, </w:t>
      </w:r>
      <m:oMath>
        <m:sSub>
          <m:sSubPr>
            <m:ctrlPr>
              <w:rPr>
                <w:rFonts w:ascii="Cambria Math" w:hAnsi="Cambria Math"/>
                <w:b w:val="0"/>
                <w:bCs/>
                <w:lang w:val="en-CA"/>
              </w:rPr>
            </m:ctrlPr>
          </m:sSubPr>
          <m:e>
            <m:r>
              <m:rPr>
                <m:sty m:val="b"/>
              </m:rPr>
              <w:rPr>
                <w:rFonts w:ascii="Cambria Math" w:hAnsi="Cambria Math"/>
                <w:lang w:val="en-CA"/>
              </w:rPr>
              <m:t>C</m:t>
            </m:r>
          </m:e>
          <m:sub>
            <m:r>
              <m:rPr>
                <m:sty m:val="b"/>
              </m:rPr>
              <w:rPr>
                <w:rFonts w:ascii="Cambria Math" w:hAnsi="Cambria Math"/>
                <w:lang w:val="en-CA"/>
              </w:rPr>
              <m:t>i</m:t>
            </m:r>
          </m:sub>
        </m:sSub>
      </m:oMath>
      <w:r w:rsidRPr="0013073C">
        <w:rPr>
          <w:b w:val="0"/>
          <w:bCs/>
          <w:lang w:val="en-CA"/>
        </w:rPr>
        <w:t xml:space="preserve"> is the cost of the colonizer, and </w:t>
      </w:r>
      <m:oMath>
        <m:r>
          <m:rPr>
            <m:sty m:val="b"/>
          </m:rPr>
          <w:rPr>
            <w:rFonts w:ascii="Cambria Math" w:hAnsi="Cambria Math"/>
            <w:lang w:val="en-CA"/>
          </w:rPr>
          <m:t>max</m:t>
        </m:r>
      </m:oMath>
      <w:r w:rsidRPr="0013073C">
        <w:rPr>
          <w:b w:val="0"/>
          <w:bCs/>
          <w:lang w:val="en-CA"/>
        </w:rPr>
        <w:t xml:space="preserve">{ </w:t>
      </w:r>
      <m:oMath>
        <m:sSub>
          <m:sSubPr>
            <m:ctrlPr>
              <w:rPr>
                <w:rFonts w:ascii="Cambria Math" w:hAnsi="Cambria Math"/>
                <w:b w:val="0"/>
                <w:bCs/>
                <w:lang w:val="en-CA"/>
              </w:rPr>
            </m:ctrlPr>
          </m:sSubPr>
          <m:e>
            <m:r>
              <m:rPr>
                <m:sty m:val="b"/>
              </m:rPr>
              <w:rPr>
                <w:rFonts w:ascii="Cambria Math" w:hAnsi="Cambria Math"/>
                <w:lang w:val="en-CA"/>
              </w:rPr>
              <m:t>c</m:t>
            </m:r>
          </m:e>
          <m:sub>
            <m:r>
              <m:rPr>
                <m:sty m:val="b"/>
              </m:rPr>
              <w:rPr>
                <w:rFonts w:ascii="Cambria Math" w:hAnsi="Cambria Math"/>
                <w:lang w:val="en-CA"/>
              </w:rPr>
              <m:t xml:space="preserve">i </m:t>
            </m:r>
          </m:sub>
        </m:sSub>
      </m:oMath>
      <w:r w:rsidRPr="0013073C">
        <w:rPr>
          <w:b w:val="0"/>
          <w:bCs/>
          <w:lang w:val="en-CA"/>
        </w:rPr>
        <w:t>} is the cost of the</w:t>
      </w:r>
      <w:r w:rsidRPr="00BC4E0E">
        <w:rPr>
          <w:b w:val="0"/>
          <w:bCs/>
          <w:lang w:val="en-CA"/>
        </w:rPr>
        <w:t xml:space="preserve"> first colony.</w:t>
      </w:r>
    </w:p>
    <w:p w14:paraId="07C2BECC" w14:textId="23C92516" w:rsidR="00C2481E" w:rsidRPr="00235068" w:rsidRDefault="00D61793" w:rsidP="00235068">
      <w:pPr>
        <w:pStyle w:val="MDPI21heading1"/>
        <w:jc w:val="center"/>
        <w:rPr>
          <w:b w:val="0"/>
          <w:bCs/>
          <w:lang w:val="en-CA" w:bidi="fa-IR"/>
        </w:rPr>
      </w:pPr>
      <w:r w:rsidRPr="00BC4E0E">
        <w:rPr>
          <w:b w:val="0"/>
          <w:bCs/>
          <w:lang w:val="en-CA"/>
        </w:rPr>
        <w:t xml:space="preserve">The normalized cost of each colonizing </w:t>
      </w:r>
      <w:r w:rsidRPr="00235068">
        <w:rPr>
          <w:b w:val="0"/>
          <w:bCs/>
          <w:lang w:val="en-CA"/>
        </w:rPr>
        <w:t>country is calculated based on the following relation:</w:t>
      </w:r>
      <w:r w:rsidR="00235068">
        <w:rPr>
          <w:b w:val="0"/>
          <w:bCs/>
          <w:color w:val="000000" w:themeColor="text1"/>
          <w:lang w:val="en-CA"/>
        </w:rPr>
        <w:t xml:space="preserve">                                 </w:t>
      </w:r>
      <m:oMath>
        <m:sSub>
          <m:sSubPr>
            <m:ctrlPr>
              <w:rPr>
                <w:rFonts w:ascii="Cambria Math" w:hAnsi="Cambria Math"/>
                <w:b w:val="0"/>
                <w:bCs/>
                <w:i/>
                <w:color w:val="000000" w:themeColor="text1"/>
                <w:lang w:val="en-CA"/>
              </w:rPr>
            </m:ctrlPr>
          </m:sSubPr>
          <m:e>
            <m:r>
              <m:rPr>
                <m:sty m:val="bi"/>
              </m:rPr>
              <w:rPr>
                <w:rFonts w:ascii="Cambria Math" w:hAnsi="Cambria Math"/>
                <w:color w:val="000000" w:themeColor="text1"/>
                <w:lang w:val="en-CA"/>
              </w:rPr>
              <m:t>C</m:t>
            </m:r>
          </m:e>
          <m:sub>
            <m:r>
              <m:rPr>
                <m:sty m:val="bi"/>
              </m:rPr>
              <w:rPr>
                <w:rFonts w:ascii="Cambria Math" w:hAnsi="Cambria Math"/>
                <w:color w:val="000000" w:themeColor="text1"/>
                <w:lang w:val="en-CA"/>
              </w:rPr>
              <m:t>n</m:t>
            </m:r>
          </m:sub>
        </m:sSub>
        <m:r>
          <m:rPr>
            <m:sty m:val="bi"/>
          </m:rPr>
          <w:rPr>
            <w:rFonts w:ascii="Cambria Math" w:hAnsi="Cambria Math"/>
            <w:color w:val="000000" w:themeColor="text1"/>
            <w:lang w:val="en-CA"/>
          </w:rPr>
          <m:t>=max</m:t>
        </m:r>
        <m:d>
          <m:dPr>
            <m:begChr m:val="{"/>
            <m:endChr m:val="}"/>
            <m:ctrlPr>
              <w:rPr>
                <w:rFonts w:ascii="Cambria Math" w:hAnsi="Cambria Math"/>
                <w:b w:val="0"/>
                <w:bCs/>
                <w:i/>
                <w:color w:val="000000" w:themeColor="text1"/>
                <w:lang w:val="en-CA"/>
              </w:rPr>
            </m:ctrlPr>
          </m:dPr>
          <m:e>
            <m:sSub>
              <m:sSubPr>
                <m:ctrlPr>
                  <w:rPr>
                    <w:rFonts w:ascii="Cambria Math" w:hAnsi="Cambria Math"/>
                    <w:b w:val="0"/>
                    <w:bCs/>
                    <w:i/>
                    <w:color w:val="000000" w:themeColor="text1"/>
                    <w:lang w:val="en-CA"/>
                  </w:rPr>
                </m:ctrlPr>
              </m:sSubPr>
              <m:e>
                <m:r>
                  <m:rPr>
                    <m:sty m:val="bi"/>
                  </m:rPr>
                  <w:rPr>
                    <w:rFonts w:ascii="Cambria Math" w:hAnsi="Cambria Math"/>
                    <w:color w:val="000000" w:themeColor="text1"/>
                    <w:lang w:val="en-CA"/>
                  </w:rPr>
                  <m:t>c</m:t>
                </m:r>
              </m:e>
              <m:sub>
                <m:r>
                  <m:rPr>
                    <m:sty m:val="bi"/>
                  </m:rPr>
                  <w:rPr>
                    <w:rFonts w:ascii="Cambria Math" w:hAnsi="Cambria Math"/>
                    <w:color w:val="000000" w:themeColor="text1"/>
                    <w:lang w:val="en-CA"/>
                  </w:rPr>
                  <m:t>i</m:t>
                </m:r>
              </m:sub>
            </m:sSub>
          </m:e>
        </m:d>
        <m:r>
          <m:rPr>
            <m:sty m:val="bi"/>
          </m:rPr>
          <w:rPr>
            <w:rFonts w:ascii="Cambria Math" w:hAnsi="Cambria Math"/>
            <w:color w:val="000000" w:themeColor="text1"/>
            <w:lang w:val="en-CA"/>
          </w:rPr>
          <m:t>-</m:t>
        </m:r>
        <m:sSub>
          <m:sSubPr>
            <m:ctrlPr>
              <w:rPr>
                <w:rFonts w:ascii="Cambria Math" w:hAnsi="Cambria Math"/>
                <w:b w:val="0"/>
                <w:bCs/>
                <w:i/>
                <w:color w:val="000000" w:themeColor="text1"/>
                <w:lang w:val="en-CA"/>
              </w:rPr>
            </m:ctrlPr>
          </m:sSubPr>
          <m:e>
            <m:r>
              <m:rPr>
                <m:sty m:val="bi"/>
              </m:rPr>
              <w:rPr>
                <w:rFonts w:ascii="Cambria Math" w:hAnsi="Cambria Math"/>
                <w:color w:val="000000" w:themeColor="text1"/>
                <w:lang w:val="en-CA"/>
              </w:rPr>
              <m:t>c</m:t>
            </m:r>
          </m:e>
          <m:sub>
            <m:r>
              <m:rPr>
                <m:sty m:val="bi"/>
              </m:rPr>
              <w:rPr>
                <w:rFonts w:ascii="Cambria Math" w:hAnsi="Cambria Math"/>
                <w:color w:val="000000" w:themeColor="text1"/>
                <w:lang w:val="en-CA"/>
              </w:rPr>
              <m:t>n</m:t>
            </m:r>
          </m:sub>
        </m:sSub>
      </m:oMath>
      <w:r w:rsidR="00235068" w:rsidRPr="00235068">
        <w:rPr>
          <w:b w:val="0"/>
          <w:bCs/>
          <w:lang w:val="en-CA" w:bidi="fa-IR"/>
        </w:rPr>
        <w:t xml:space="preserve"> </w:t>
      </w:r>
      <w:r w:rsidR="00235068">
        <w:rPr>
          <w:b w:val="0"/>
          <w:bCs/>
          <w:lang w:val="en-CA" w:bidi="fa-IR"/>
        </w:rPr>
        <w:t xml:space="preserve">   </w:t>
      </w:r>
      <w:del w:id="178" w:author="Mahmoud Kiasari" w:date="2024-09-14T12:21:00Z" w16du:dateUtc="2024-09-14T15:21:00Z">
        <w:r w:rsidR="00235068" w:rsidDel="005B2908">
          <w:rPr>
            <w:b w:val="0"/>
            <w:bCs/>
            <w:lang w:val="en-CA" w:bidi="fa-IR"/>
          </w:rPr>
          <w:delText xml:space="preserve">    </w:delText>
        </w:r>
      </w:del>
      <w:r w:rsidR="00235068">
        <w:rPr>
          <w:b w:val="0"/>
          <w:bCs/>
          <w:lang w:val="en-CA" w:bidi="fa-IR"/>
        </w:rPr>
        <w:t xml:space="preserve">                    </w:t>
      </w:r>
      <w:proofErr w:type="gramStart"/>
      <w:r w:rsidR="00235068">
        <w:rPr>
          <w:b w:val="0"/>
          <w:bCs/>
          <w:lang w:val="en-CA" w:bidi="fa-IR"/>
        </w:rPr>
        <w:t xml:space="preserve">   </w:t>
      </w:r>
      <w:r w:rsidR="001249B5" w:rsidRPr="00235068">
        <w:rPr>
          <w:b w:val="0"/>
          <w:bCs/>
          <w:lang w:val="en-CA" w:bidi="fa-IR"/>
        </w:rPr>
        <w:t>(</w:t>
      </w:r>
      <w:proofErr w:type="gramEnd"/>
      <w:r w:rsidR="001249B5" w:rsidRPr="00235068">
        <w:rPr>
          <w:b w:val="0"/>
          <w:bCs/>
          <w:lang w:val="en-CA" w:bidi="fa-IR"/>
        </w:rPr>
        <w:t>14)</w:t>
      </w:r>
    </w:p>
    <w:p w14:paraId="27025AE2" w14:textId="575C374F" w:rsidR="00D61793" w:rsidRPr="00BC4E0E" w:rsidRDefault="00D61793" w:rsidP="00D61793">
      <w:pPr>
        <w:pStyle w:val="MDPI21heading1"/>
        <w:jc w:val="both"/>
        <w:rPr>
          <w:b w:val="0"/>
          <w:bCs/>
          <w:lang w:val="en-CA"/>
        </w:rPr>
      </w:pPr>
      <w:r w:rsidRPr="00BC4E0E">
        <w:rPr>
          <w:b w:val="0"/>
          <w:bCs/>
          <w:lang w:val="en-CA"/>
        </w:rPr>
        <w:t xml:space="preserve">After the colonizer countries are selected, </w:t>
      </w:r>
      <w:r w:rsidR="00740AE2" w:rsidRPr="00BC4E0E">
        <w:rPr>
          <w:b w:val="0"/>
          <w:bCs/>
          <w:lang w:val="en-CA"/>
        </w:rPr>
        <w:t>the</w:t>
      </w:r>
      <w:r w:rsidR="004102D8" w:rsidRPr="00BC4E0E">
        <w:rPr>
          <w:b w:val="0"/>
          <w:bCs/>
          <w:lang w:val="en-CA"/>
        </w:rPr>
        <w:t xml:space="preserve"> number of colonies of each colonizer needs to be obtained, and to do this</w:t>
      </w:r>
      <w:r w:rsidR="00740AE2" w:rsidRPr="00BC4E0E">
        <w:rPr>
          <w:b w:val="0"/>
          <w:bCs/>
          <w:lang w:val="en-CA"/>
        </w:rPr>
        <w:t>.</w:t>
      </w:r>
      <w:r w:rsidRPr="00BC4E0E">
        <w:rPr>
          <w:b w:val="0"/>
          <w:bCs/>
          <w:lang w:val="en-CA"/>
        </w:rPr>
        <w:t xml:space="preserve"> </w:t>
      </w:r>
      <w:r w:rsidR="00740AE2" w:rsidRPr="00BC4E0E">
        <w:rPr>
          <w:b w:val="0"/>
          <w:bCs/>
          <w:lang w:val="en-CA"/>
        </w:rPr>
        <w:t>T</w:t>
      </w:r>
      <w:r w:rsidR="00B60F00" w:rsidRPr="00BC4E0E">
        <w:rPr>
          <w:b w:val="0"/>
          <w:bCs/>
          <w:lang w:val="en-CA"/>
        </w:rPr>
        <w:t>he following relation is used</w:t>
      </w:r>
      <w:r w:rsidRPr="00BC4E0E">
        <w:rPr>
          <w:b w:val="0"/>
          <w:bCs/>
          <w:lang w:val="en-CA"/>
        </w:rPr>
        <w:t>:</w:t>
      </w:r>
    </w:p>
    <w:p w14:paraId="206557A9" w14:textId="0E3E23E9" w:rsidR="00D61793" w:rsidRPr="00BC4E0E" w:rsidRDefault="00B54AEF" w:rsidP="000C2082">
      <w:pPr>
        <w:pStyle w:val="MDPI21heading1"/>
        <w:jc w:val="center"/>
        <w:rPr>
          <w:b w:val="0"/>
          <w:bCs/>
          <w:lang w:val="en-CA"/>
        </w:rPr>
      </w:pPr>
      <w:r>
        <w:rPr>
          <w:lang w:val="en-CA"/>
        </w:rPr>
        <w:t xml:space="preserve">           </w:t>
      </w:r>
      <w:r w:rsidR="005725F6">
        <w:rPr>
          <w:lang w:val="en-CA"/>
        </w:rPr>
        <w:t xml:space="preserve">    </w:t>
      </w:r>
      <w:r>
        <w:rPr>
          <w:lang w:val="en-CA"/>
        </w:rPr>
        <w:t xml:space="preserve">              </w:t>
      </w:r>
      <m:oMath>
        <m:r>
          <m:rPr>
            <m:sty m:val="b"/>
          </m:rPr>
          <w:rPr>
            <w:rFonts w:ascii="Cambria Math" w:hAnsi="Cambria Math"/>
            <w:lang w:val="en-CA"/>
          </w:rPr>
          <m:t>N.</m:t>
        </m:r>
        <m:sSub>
          <m:sSubPr>
            <m:ctrlPr>
              <w:rPr>
                <w:rFonts w:ascii="Cambria Math" w:hAnsi="Cambria Math"/>
                <w:b w:val="0"/>
                <w:bCs/>
                <w:lang w:val="en-CA"/>
              </w:rPr>
            </m:ctrlPr>
          </m:sSubPr>
          <m:e>
            <m:r>
              <m:rPr>
                <m:sty m:val="b"/>
              </m:rPr>
              <w:rPr>
                <w:rFonts w:ascii="Cambria Math" w:hAnsi="Cambria Math"/>
                <w:lang w:val="en-CA"/>
              </w:rPr>
              <m:t>C</m:t>
            </m:r>
          </m:e>
          <m:sub>
            <m:r>
              <m:rPr>
                <m:sty m:val="b"/>
              </m:rPr>
              <w:rPr>
                <w:rFonts w:ascii="Cambria Math" w:hAnsi="Cambria Math"/>
                <w:lang w:val="en-CA"/>
              </w:rPr>
              <m:t>n</m:t>
            </m:r>
          </m:sub>
        </m:sSub>
      </m:oMath>
      <w:r w:rsidR="00D61793" w:rsidRPr="00DB5620">
        <w:rPr>
          <w:b w:val="0"/>
          <w:bCs/>
          <w:lang w:val="en-CA"/>
        </w:rPr>
        <w:t>=</w:t>
      </w:r>
      <w:r w:rsidR="000E2892" w:rsidRPr="00DB5620">
        <w:rPr>
          <w:b w:val="0"/>
          <w:bCs/>
          <w:lang w:val="en-CA"/>
        </w:rPr>
        <w:t xml:space="preserve"> </w:t>
      </w:r>
      <w:r w:rsidR="00D61793" w:rsidRPr="00DB5620">
        <w:rPr>
          <w:b w:val="0"/>
          <w:bCs/>
          <w:lang w:val="en-CA"/>
        </w:rPr>
        <w:t>round</w:t>
      </w:r>
      <w:r w:rsidR="000E2892" w:rsidRPr="00DB5620">
        <w:rPr>
          <w:b w:val="0"/>
          <w:bCs/>
          <w:lang w:val="en-CA"/>
        </w:rPr>
        <w:t xml:space="preserve"> </w:t>
      </w:r>
      <w:r w:rsidR="00D61793" w:rsidRPr="00DB5620">
        <w:rPr>
          <w:b w:val="0"/>
          <w:bCs/>
          <w:lang w:val="en-CA"/>
        </w:rPr>
        <w:t>{</w:t>
      </w:r>
      <m:oMath>
        <m:sSub>
          <m:sSubPr>
            <m:ctrlPr>
              <w:rPr>
                <w:rFonts w:ascii="Cambria Math" w:hAnsi="Cambria Math"/>
                <w:b w:val="0"/>
                <w:bCs/>
                <w:i/>
                <w:lang w:val="en-CA"/>
              </w:rPr>
            </m:ctrlPr>
          </m:sSubPr>
          <m:e>
            <m:r>
              <m:rPr>
                <m:sty m:val="bi"/>
              </m:rPr>
              <w:rPr>
                <w:rFonts w:ascii="Cambria Math" w:hAnsi="Cambria Math"/>
                <w:lang w:val="en-CA"/>
              </w:rPr>
              <m:t>P</m:t>
            </m:r>
          </m:e>
          <m:sub>
            <m:r>
              <m:rPr>
                <m:sty m:val="bi"/>
              </m:rPr>
              <w:rPr>
                <w:rFonts w:ascii="Cambria Math" w:hAnsi="Cambria Math"/>
                <w:lang w:val="en-CA"/>
              </w:rPr>
              <m:t>n</m:t>
            </m:r>
          </m:sub>
        </m:sSub>
      </m:oMath>
      <w:r w:rsidR="00D61793" w:rsidRPr="00DB5620">
        <w:rPr>
          <w:b w:val="0"/>
          <w:bCs/>
          <w:lang w:val="en-CA"/>
        </w:rPr>
        <w:t xml:space="preserve">.( </w:t>
      </w:r>
      <m:oMath>
        <m:r>
          <m:rPr>
            <m:sty m:val="b"/>
          </m:rPr>
          <w:rPr>
            <w:rFonts w:ascii="Cambria Math" w:hAnsi="Cambria Math"/>
            <w:lang w:val="en-CA"/>
          </w:rPr>
          <m:t>N</m:t>
        </m:r>
      </m:oMath>
      <w:r w:rsidR="00D61793" w:rsidRPr="00DB5620">
        <w:rPr>
          <w:b w:val="0"/>
          <w:bCs/>
          <w:lang w:val="en-CA"/>
        </w:rPr>
        <w:t xml:space="preserve"> col</w:t>
      </w:r>
      <w:proofErr w:type="gramStart"/>
      <w:r w:rsidR="00D61793" w:rsidRPr="00BC4E0E">
        <w:rPr>
          <w:b w:val="0"/>
          <w:bCs/>
          <w:lang w:val="en-CA"/>
        </w:rPr>
        <w:t>)}</w:t>
      </w:r>
      <w:r>
        <w:rPr>
          <w:b w:val="0"/>
          <w:bCs/>
          <w:lang w:val="en-CA"/>
        </w:rPr>
        <w:t xml:space="preserve">   </w:t>
      </w:r>
      <w:proofErr w:type="gramEnd"/>
      <w:r>
        <w:rPr>
          <w:b w:val="0"/>
          <w:bCs/>
          <w:lang w:val="en-CA"/>
        </w:rPr>
        <w:t xml:space="preserve">                        (15)</w:t>
      </w:r>
    </w:p>
    <w:p w14:paraId="6AE0B3C7" w14:textId="431A8036" w:rsidR="00D61793" w:rsidRPr="00BC4E0E" w:rsidRDefault="00D61793" w:rsidP="00D61793">
      <w:pPr>
        <w:pStyle w:val="MDPI21heading1"/>
        <w:jc w:val="both"/>
        <w:rPr>
          <w:b w:val="0"/>
          <w:bCs/>
          <w:lang w:val="en-CA"/>
        </w:rPr>
      </w:pPr>
      <w:r w:rsidRPr="00BC4E0E">
        <w:rPr>
          <w:b w:val="0"/>
          <w:bCs/>
          <w:lang w:val="en-CA"/>
        </w:rPr>
        <w:t xml:space="preserve"> After determining the number of colonies, </w:t>
      </w:r>
      <w:r w:rsidR="007D407F" w:rsidRPr="00BC4E0E">
        <w:rPr>
          <w:b w:val="0"/>
          <w:bCs/>
          <w:lang w:val="en-CA"/>
        </w:rPr>
        <w:t>the colonies are distributed among the empires with a random distribution</w:t>
      </w:r>
      <w:r w:rsidRPr="00BC4E0E">
        <w:rPr>
          <w:b w:val="0"/>
          <w:bCs/>
          <w:lang w:val="en-CA"/>
        </w:rPr>
        <w:t xml:space="preserve">. In the method of colonial competition, each colonizing country tries to bring its colonies closer to its position, which is called attraction policy. </w:t>
      </w:r>
      <w:proofErr w:type="gramStart"/>
      <w:r w:rsidRPr="00BC4E0E">
        <w:rPr>
          <w:b w:val="0"/>
          <w:bCs/>
          <w:lang w:val="en-CA"/>
        </w:rPr>
        <w:t>In order to</w:t>
      </w:r>
      <w:proofErr w:type="gramEnd"/>
      <w:r w:rsidRPr="00BC4E0E">
        <w:rPr>
          <w:b w:val="0"/>
          <w:bCs/>
          <w:lang w:val="en-CA"/>
        </w:rPr>
        <w:t xml:space="preserve"> prevent premature convergence, </w:t>
      </w:r>
      <w:r w:rsidR="00082BEA" w:rsidRPr="00BC4E0E">
        <w:rPr>
          <w:b w:val="0"/>
          <w:bCs/>
          <w:lang w:val="en-CA"/>
        </w:rPr>
        <w:t>revolutions are used in the colonies</w:t>
      </w:r>
      <w:r w:rsidRPr="00BC4E0E">
        <w:rPr>
          <w:b w:val="0"/>
          <w:bCs/>
          <w:lang w:val="en-CA"/>
        </w:rPr>
        <w:t xml:space="preserve">, in such a way that we first consider a random number for each colony, </w:t>
      </w:r>
      <w:r w:rsidR="00AC4102" w:rsidRPr="00BC4E0E">
        <w:rPr>
          <w:b w:val="0"/>
          <w:bCs/>
          <w:lang w:val="en-CA"/>
        </w:rPr>
        <w:t>it</w:t>
      </w:r>
      <w:r w:rsidR="00991317" w:rsidRPr="00BC4E0E">
        <w:rPr>
          <w:b w:val="0"/>
          <w:bCs/>
          <w:lang w:val="en-CA"/>
        </w:rPr>
        <w:t xml:space="preserve"> is then compared with the revolution rate. If the random number is lower than the revolution rate, the colony can undergo sudden changes.</w:t>
      </w:r>
      <w:r w:rsidRPr="00BC4E0E">
        <w:rPr>
          <w:b w:val="0"/>
          <w:bCs/>
          <w:lang w:val="en-CA"/>
        </w:rPr>
        <w:t xml:space="preserve"> One of these changes can be the change of one of the design variables in this country. Two empires may find themselves in a situation where their colonists are located close to each other. In this case, the two empires will merge.</w:t>
      </w:r>
    </w:p>
    <w:p w14:paraId="495DBAC6" w14:textId="77777777" w:rsidR="00D61793" w:rsidRPr="005B2908" w:rsidRDefault="00D61793" w:rsidP="00756428">
      <w:pPr>
        <w:pStyle w:val="MDPI21heading1"/>
        <w:numPr>
          <w:ilvl w:val="0"/>
          <w:numId w:val="26"/>
        </w:numPr>
        <w:ind w:left="3330"/>
        <w:jc w:val="both"/>
        <w:rPr>
          <w:b w:val="0"/>
          <w:bCs/>
          <w:highlight w:val="lightGray"/>
          <w:lang w:val="en-CA"/>
          <w:rPrChange w:id="179" w:author="Mahmoud Kiasari" w:date="2024-09-14T12:21:00Z" w16du:dateUtc="2024-09-14T15:21:00Z">
            <w:rPr>
              <w:b w:val="0"/>
              <w:bCs/>
              <w:lang w:val="en-CA"/>
            </w:rPr>
          </w:rPrChange>
        </w:rPr>
      </w:pPr>
      <w:commentRangeStart w:id="180"/>
      <w:r w:rsidRPr="005B2908">
        <w:rPr>
          <w:b w:val="0"/>
          <w:bCs/>
          <w:highlight w:val="lightGray"/>
          <w:lang w:val="en-CA"/>
          <w:rPrChange w:id="181" w:author="Mahmoud Kiasari" w:date="2024-09-14T12:21:00Z" w16du:dateUtc="2024-09-14T15:21:00Z">
            <w:rPr>
              <w:b w:val="0"/>
              <w:bCs/>
              <w:lang w:val="en-CA"/>
            </w:rPr>
          </w:rPrChange>
        </w:rPr>
        <w:t>Determining</w:t>
      </w:r>
      <w:commentRangeEnd w:id="180"/>
      <w:r w:rsidR="005B2908">
        <w:rPr>
          <w:rStyle w:val="CommentReference"/>
          <w:rFonts w:eastAsia="SimSun"/>
          <w:b w:val="0"/>
          <w:snapToGrid/>
          <w:lang w:eastAsia="zh-CN" w:bidi="ar-SA"/>
        </w:rPr>
        <w:commentReference w:id="180"/>
      </w:r>
      <w:r w:rsidRPr="005B2908">
        <w:rPr>
          <w:b w:val="0"/>
          <w:bCs/>
          <w:highlight w:val="lightGray"/>
          <w:lang w:val="en-CA"/>
          <w:rPrChange w:id="182" w:author="Mahmoud Kiasari" w:date="2024-09-14T12:21:00Z" w16du:dateUtc="2024-09-14T15:21:00Z">
            <w:rPr>
              <w:b w:val="0"/>
              <w:bCs/>
              <w:lang w:val="en-CA"/>
            </w:rPr>
          </w:rPrChange>
        </w:rPr>
        <w:t xml:space="preserve"> the distance vector between two colonists</w:t>
      </w:r>
    </w:p>
    <w:p w14:paraId="2BD323E9" w14:textId="44C4FD13" w:rsidR="00D61793" w:rsidRPr="005B2908" w:rsidRDefault="00B871F8" w:rsidP="00D61793">
      <w:pPr>
        <w:pStyle w:val="MDPI21heading1"/>
        <w:jc w:val="both"/>
        <w:rPr>
          <w:b w:val="0"/>
          <w:bCs/>
          <w:highlight w:val="lightGray"/>
          <w:lang w:val="es-ES"/>
          <w:rPrChange w:id="183" w:author="Mahmoud Kiasari" w:date="2024-09-14T12:21:00Z" w16du:dateUtc="2024-09-14T15:21:00Z">
            <w:rPr>
              <w:b w:val="0"/>
              <w:bCs/>
              <w:lang w:val="es-ES"/>
            </w:rPr>
          </w:rPrChange>
        </w:rPr>
      </w:pPr>
      <w:r w:rsidRPr="005B2908">
        <w:rPr>
          <w:b w:val="0"/>
          <w:bCs/>
          <w:highlight w:val="lightGray"/>
          <w:lang w:val="en-CA"/>
          <w:rPrChange w:id="184" w:author="Mahmoud Kiasari" w:date="2024-09-14T12:21:00Z" w16du:dateUtc="2024-09-14T15:21:00Z">
            <w:rPr>
              <w:b w:val="0"/>
              <w:bCs/>
              <w:lang w:val="en-CA"/>
            </w:rPr>
          </w:rPrChange>
        </w:rPr>
        <w:t xml:space="preserve">        </w:t>
      </w:r>
      <w:proofErr w:type="spellStart"/>
      <w:r w:rsidR="000E2892" w:rsidRPr="005B2908">
        <w:rPr>
          <w:b w:val="0"/>
          <w:bCs/>
          <w:highlight w:val="lightGray"/>
          <w:lang w:val="es-ES"/>
          <w:rPrChange w:id="185" w:author="Mahmoud Kiasari" w:date="2024-09-14T12:21:00Z" w16du:dateUtc="2024-09-14T15:21:00Z">
            <w:rPr>
              <w:b w:val="0"/>
              <w:bCs/>
              <w:lang w:val="es-ES"/>
            </w:rPr>
          </w:rPrChange>
        </w:rPr>
        <w:t>Distance</w:t>
      </w:r>
      <w:proofErr w:type="spellEnd"/>
      <w:r w:rsidR="000E2892" w:rsidRPr="005B2908">
        <w:rPr>
          <w:b w:val="0"/>
          <w:bCs/>
          <w:highlight w:val="lightGray"/>
          <w:lang w:val="es-ES"/>
          <w:rPrChange w:id="186" w:author="Mahmoud Kiasari" w:date="2024-09-14T12:21:00Z" w16du:dateUtc="2024-09-14T15:21:00Z">
            <w:rPr>
              <w:b w:val="0"/>
              <w:bCs/>
              <w:lang w:val="es-ES"/>
            </w:rPr>
          </w:rPrChange>
        </w:rPr>
        <w:t xml:space="preserve"> Vector</w:t>
      </w:r>
      <w:r w:rsidR="00D61793" w:rsidRPr="005B2908">
        <w:rPr>
          <w:b w:val="0"/>
          <w:bCs/>
          <w:highlight w:val="lightGray"/>
          <w:lang w:val="es-ES"/>
          <w:rPrChange w:id="187" w:author="Mahmoud Kiasari" w:date="2024-09-14T12:21:00Z" w16du:dateUtc="2024-09-14T15:21:00Z">
            <w:rPr>
              <w:b w:val="0"/>
              <w:bCs/>
              <w:lang w:val="es-ES"/>
            </w:rPr>
          </w:rPrChange>
        </w:rPr>
        <w:t>=(</w:t>
      </w:r>
      <m:oMath>
        <m:sSub>
          <m:sSubPr>
            <m:ctrlPr>
              <w:rPr>
                <w:rFonts w:ascii="Cambria Math" w:hAnsi="Cambria Math"/>
                <w:b w:val="0"/>
                <w:bCs/>
                <w:i/>
                <w:highlight w:val="lightGray"/>
                <w:lang w:val="es-ES"/>
              </w:rPr>
            </m:ctrlPr>
          </m:sSubPr>
          <m:e>
            <m:r>
              <m:rPr>
                <m:sty m:val="bi"/>
              </m:rPr>
              <w:rPr>
                <w:rFonts w:ascii="Cambria Math" w:hAnsi="Cambria Math"/>
                <w:highlight w:val="lightGray"/>
                <w:lang w:val="es-ES"/>
                <w:rPrChange w:id="188" w:author="Mahmoud Kiasari" w:date="2024-09-14T12:21:00Z" w16du:dateUtc="2024-09-14T15:21:00Z">
                  <w:rPr>
                    <w:rFonts w:ascii="Cambria Math" w:hAnsi="Cambria Math"/>
                    <w:lang w:val="es-ES"/>
                  </w:rPr>
                </w:rPrChange>
              </w:rPr>
              <m:t>X</m:t>
            </m:r>
          </m:e>
          <m:sub>
            <m:r>
              <m:rPr>
                <m:sty m:val="bi"/>
              </m:rPr>
              <w:rPr>
                <w:rFonts w:ascii="Cambria Math" w:hAnsi="Cambria Math"/>
                <w:highlight w:val="lightGray"/>
                <w:lang w:val="es-ES"/>
                <w:rPrChange w:id="189" w:author="Mahmoud Kiasari" w:date="2024-09-14T12:21:00Z" w16du:dateUtc="2024-09-14T15:21:00Z">
                  <w:rPr>
                    <w:rFonts w:ascii="Cambria Math" w:hAnsi="Cambria Math"/>
                    <w:lang w:val="es-ES"/>
                  </w:rPr>
                </w:rPrChange>
              </w:rPr>
              <m:t>i</m:t>
            </m:r>
          </m:sub>
        </m:sSub>
      </m:oMath>
      <w:r w:rsidR="00D61793" w:rsidRPr="005B2908">
        <w:rPr>
          <w:b w:val="0"/>
          <w:bCs/>
          <w:highlight w:val="lightGray"/>
          <w:lang w:val="es-ES"/>
          <w:rPrChange w:id="190" w:author="Mahmoud Kiasari" w:date="2024-09-14T12:21:00Z" w16du:dateUtc="2024-09-14T15:21:00Z">
            <w:rPr>
              <w:b w:val="0"/>
              <w:bCs/>
              <w:lang w:val="es-ES"/>
            </w:rPr>
          </w:rPrChange>
        </w:rPr>
        <w:t>)imp1-(</w:t>
      </w:r>
      <m:oMath>
        <m:sSub>
          <m:sSubPr>
            <m:ctrlPr>
              <w:rPr>
                <w:rFonts w:ascii="Cambria Math" w:hAnsi="Cambria Math"/>
                <w:b w:val="0"/>
                <w:bCs/>
                <w:i/>
                <w:highlight w:val="lightGray"/>
                <w:lang w:val="es-ES"/>
              </w:rPr>
            </m:ctrlPr>
          </m:sSubPr>
          <m:e>
            <m:r>
              <m:rPr>
                <m:sty m:val="bi"/>
              </m:rPr>
              <w:rPr>
                <w:rFonts w:ascii="Cambria Math" w:hAnsi="Cambria Math"/>
                <w:highlight w:val="lightGray"/>
                <w:lang w:val="es-ES"/>
                <w:rPrChange w:id="191" w:author="Mahmoud Kiasari" w:date="2024-09-14T12:21:00Z" w16du:dateUtc="2024-09-14T15:21:00Z">
                  <w:rPr>
                    <w:rFonts w:ascii="Cambria Math" w:hAnsi="Cambria Math"/>
                    <w:lang w:val="es-ES"/>
                  </w:rPr>
                </w:rPrChange>
              </w:rPr>
              <m:t>X</m:t>
            </m:r>
          </m:e>
          <m:sub>
            <m:r>
              <m:rPr>
                <m:sty m:val="bi"/>
              </m:rPr>
              <w:rPr>
                <w:rFonts w:ascii="Cambria Math" w:hAnsi="Cambria Math"/>
                <w:highlight w:val="lightGray"/>
                <w:lang w:val="es-ES"/>
                <w:rPrChange w:id="192" w:author="Mahmoud Kiasari" w:date="2024-09-14T12:21:00Z" w16du:dateUtc="2024-09-14T15:21:00Z">
                  <w:rPr>
                    <w:rFonts w:ascii="Cambria Math" w:hAnsi="Cambria Math"/>
                    <w:lang w:val="es-ES"/>
                  </w:rPr>
                </w:rPrChange>
              </w:rPr>
              <m:t>i</m:t>
            </m:r>
          </m:sub>
        </m:sSub>
      </m:oMath>
      <w:r w:rsidR="00D61793" w:rsidRPr="005B2908">
        <w:rPr>
          <w:b w:val="0"/>
          <w:bCs/>
          <w:highlight w:val="lightGray"/>
          <w:lang w:val="es-ES"/>
          <w:rPrChange w:id="193" w:author="Mahmoud Kiasari" w:date="2024-09-14T12:21:00Z" w16du:dateUtc="2024-09-14T15:21:00Z">
            <w:rPr>
              <w:b w:val="0"/>
              <w:bCs/>
              <w:lang w:val="es-ES"/>
            </w:rPr>
          </w:rPrChange>
        </w:rPr>
        <w:t>)imp2</w:t>
      </w:r>
    </w:p>
    <w:p w14:paraId="5E155D49" w14:textId="77777777" w:rsidR="00D61793" w:rsidRPr="005B2908" w:rsidRDefault="00D61793" w:rsidP="00756428">
      <w:pPr>
        <w:pStyle w:val="MDPI21heading1"/>
        <w:numPr>
          <w:ilvl w:val="0"/>
          <w:numId w:val="26"/>
        </w:numPr>
        <w:ind w:left="3330"/>
        <w:jc w:val="both"/>
        <w:rPr>
          <w:b w:val="0"/>
          <w:bCs/>
          <w:highlight w:val="lightGray"/>
          <w:lang w:val="en-CA"/>
          <w:rPrChange w:id="194" w:author="Mahmoud Kiasari" w:date="2024-09-14T12:21:00Z" w16du:dateUtc="2024-09-14T15:21:00Z">
            <w:rPr>
              <w:b w:val="0"/>
              <w:bCs/>
              <w:lang w:val="en-CA"/>
            </w:rPr>
          </w:rPrChange>
        </w:rPr>
      </w:pPr>
      <w:r w:rsidRPr="005B2908">
        <w:rPr>
          <w:b w:val="0"/>
          <w:bCs/>
          <w:highlight w:val="lightGray"/>
          <w:lang w:val="en-CA"/>
          <w:rPrChange w:id="195" w:author="Mahmoud Kiasari" w:date="2024-09-14T12:21:00Z" w16du:dateUtc="2024-09-14T15:21:00Z">
            <w:rPr>
              <w:b w:val="0"/>
              <w:bCs/>
              <w:lang w:val="en-CA"/>
            </w:rPr>
          </w:rPrChange>
        </w:rPr>
        <w:t>Determining the distance between two colonists</w:t>
      </w:r>
    </w:p>
    <w:p w14:paraId="74A8A9D6" w14:textId="6B7BB717" w:rsidR="00D61793" w:rsidRPr="005B2908" w:rsidRDefault="00330E33" w:rsidP="00330E33">
      <w:pPr>
        <w:pStyle w:val="MDPI21heading1"/>
        <w:ind w:left="3330"/>
        <w:jc w:val="both"/>
        <w:rPr>
          <w:b w:val="0"/>
          <w:bCs/>
          <w:highlight w:val="lightGray"/>
          <w:lang w:val="es-ES"/>
          <w:rPrChange w:id="196" w:author="Mahmoud Kiasari" w:date="2024-09-14T12:21:00Z" w16du:dateUtc="2024-09-14T15:21:00Z">
            <w:rPr>
              <w:b w:val="0"/>
              <w:bCs/>
              <w:lang w:val="es-ES"/>
            </w:rPr>
          </w:rPrChange>
        </w:rPr>
      </w:pPr>
      <w:proofErr w:type="spellStart"/>
      <w:r w:rsidRPr="005B2908">
        <w:rPr>
          <w:b w:val="0"/>
          <w:bCs/>
          <w:highlight w:val="lightGray"/>
          <w:lang w:val="es-ES"/>
          <w:rPrChange w:id="197" w:author="Mahmoud Kiasari" w:date="2024-09-14T12:21:00Z" w16du:dateUtc="2024-09-14T15:21:00Z">
            <w:rPr>
              <w:b w:val="0"/>
              <w:bCs/>
              <w:lang w:val="es-ES"/>
            </w:rPr>
          </w:rPrChange>
        </w:rPr>
        <w:t>Distance</w:t>
      </w:r>
      <w:proofErr w:type="spellEnd"/>
      <w:r w:rsidRPr="005B2908">
        <w:rPr>
          <w:b w:val="0"/>
          <w:bCs/>
          <w:highlight w:val="lightGray"/>
          <w:lang w:val="es-ES"/>
          <w:rPrChange w:id="198" w:author="Mahmoud Kiasari" w:date="2024-09-14T12:21:00Z" w16du:dateUtc="2024-09-14T15:21:00Z">
            <w:rPr>
              <w:b w:val="0"/>
              <w:bCs/>
              <w:lang w:val="es-ES"/>
            </w:rPr>
          </w:rPrChange>
        </w:rPr>
        <w:t xml:space="preserve"> </w:t>
      </w:r>
      <w:r w:rsidR="00D61793" w:rsidRPr="005B2908">
        <w:rPr>
          <w:b w:val="0"/>
          <w:bCs/>
          <w:highlight w:val="lightGray"/>
          <w:lang w:val="es-ES"/>
          <w:rPrChange w:id="199" w:author="Mahmoud Kiasari" w:date="2024-09-14T12:21:00Z" w16du:dateUtc="2024-09-14T15:21:00Z">
            <w:rPr>
              <w:b w:val="0"/>
              <w:bCs/>
              <w:lang w:val="es-ES"/>
            </w:rPr>
          </w:rPrChange>
        </w:rPr>
        <w:t xml:space="preserve">= </w:t>
      </w:r>
      <m:oMath>
        <m:rad>
          <m:radPr>
            <m:degHide m:val="1"/>
            <m:ctrlPr>
              <w:rPr>
                <w:rFonts w:ascii="Cambria Math" w:hAnsi="Cambria Math"/>
                <w:b w:val="0"/>
                <w:bCs/>
                <w:highlight w:val="lightGray"/>
                <w:lang w:val="en-CA"/>
              </w:rPr>
            </m:ctrlPr>
          </m:radPr>
          <m:deg/>
          <m:e>
            <m:nary>
              <m:naryPr>
                <m:chr m:val="∑"/>
                <m:limLoc m:val="undOvr"/>
                <m:ctrlPr>
                  <w:rPr>
                    <w:rFonts w:ascii="Cambria Math" w:hAnsi="Cambria Math"/>
                    <w:b w:val="0"/>
                    <w:bCs/>
                    <w:highlight w:val="lightGray"/>
                    <w:lang w:val="en-CA"/>
                  </w:rPr>
                </m:ctrlPr>
              </m:naryPr>
              <m:sub>
                <m:r>
                  <m:rPr>
                    <m:sty m:val="b"/>
                  </m:rPr>
                  <w:rPr>
                    <w:rFonts w:ascii="Cambria Math" w:hAnsi="Cambria Math"/>
                    <w:highlight w:val="lightGray"/>
                    <w:lang w:val="en-CA"/>
                    <w:rPrChange w:id="200" w:author="Mahmoud Kiasari" w:date="2024-09-14T12:21:00Z" w16du:dateUtc="2024-09-14T15:21:00Z">
                      <w:rPr>
                        <w:rFonts w:ascii="Cambria Math" w:hAnsi="Cambria Math"/>
                        <w:lang w:val="en-CA"/>
                      </w:rPr>
                    </w:rPrChange>
                  </w:rPr>
                  <m:t>1</m:t>
                </m:r>
              </m:sub>
              <m:sup>
                <m:r>
                  <m:rPr>
                    <m:sty m:val="b"/>
                  </m:rPr>
                  <w:rPr>
                    <w:rFonts w:ascii="Cambria Math" w:hAnsi="Cambria Math"/>
                    <w:highlight w:val="lightGray"/>
                    <w:lang w:val="en-CA"/>
                    <w:rPrChange w:id="201" w:author="Mahmoud Kiasari" w:date="2024-09-14T12:21:00Z" w16du:dateUtc="2024-09-14T15:21:00Z">
                      <w:rPr>
                        <w:rFonts w:ascii="Cambria Math" w:hAnsi="Cambria Math"/>
                        <w:lang w:val="en-CA"/>
                      </w:rPr>
                    </w:rPrChange>
                  </w:rPr>
                  <m:t>nVar</m:t>
                </m:r>
              </m:sup>
              <m:e>
                <m:r>
                  <m:rPr>
                    <m:sty m:val="b"/>
                  </m:rPr>
                  <w:rPr>
                    <w:rFonts w:ascii="Cambria Math" w:hAnsi="Cambria Math"/>
                    <w:highlight w:val="lightGray"/>
                    <w:lang w:val="es-ES"/>
                    <w:rPrChange w:id="202" w:author="Mahmoud Kiasari" w:date="2024-09-14T12:21:00Z" w16du:dateUtc="2024-09-14T15:21:00Z">
                      <w:rPr>
                        <w:rFonts w:ascii="Cambria Math" w:hAnsi="Cambria Math"/>
                        <w:lang w:val="es-ES"/>
                      </w:rPr>
                    </w:rPrChange>
                  </w:rPr>
                  <m:t>{</m:t>
                </m:r>
                <m:r>
                  <m:rPr>
                    <m:sty m:val="b"/>
                  </m:rPr>
                  <w:rPr>
                    <w:rFonts w:ascii="Cambria Math" w:hAnsi="Cambria Math"/>
                    <w:highlight w:val="lightGray"/>
                    <w:lang w:val="en-CA"/>
                    <w:rPrChange w:id="203" w:author="Mahmoud Kiasari" w:date="2024-09-14T12:21:00Z" w16du:dateUtc="2024-09-14T15:21:00Z">
                      <w:rPr>
                        <w:rFonts w:ascii="Cambria Math" w:hAnsi="Cambria Math"/>
                        <w:lang w:val="en-CA"/>
                      </w:rPr>
                    </w:rPrChange>
                  </w:rPr>
                  <m:t>Distance</m:t>
                </m:r>
                <m:r>
                  <m:rPr>
                    <m:sty m:val="b"/>
                  </m:rPr>
                  <w:rPr>
                    <w:rFonts w:ascii="Cambria Math" w:hAnsi="Cambria Math"/>
                    <w:highlight w:val="lightGray"/>
                    <w:lang w:val="es-ES"/>
                    <w:rPrChange w:id="204" w:author="Mahmoud Kiasari" w:date="2024-09-14T12:21:00Z" w16du:dateUtc="2024-09-14T15:21:00Z">
                      <w:rPr>
                        <w:rFonts w:ascii="Cambria Math" w:hAnsi="Cambria Math"/>
                        <w:lang w:val="es-ES"/>
                      </w:rPr>
                    </w:rPrChange>
                  </w:rPr>
                  <m:t xml:space="preserve"> </m:t>
                </m:r>
                <m:r>
                  <m:rPr>
                    <m:sty m:val="b"/>
                  </m:rPr>
                  <w:rPr>
                    <w:rFonts w:ascii="Cambria Math" w:hAnsi="Cambria Math"/>
                    <w:highlight w:val="lightGray"/>
                    <w:lang w:val="en-CA"/>
                    <w:rPrChange w:id="205" w:author="Mahmoud Kiasari" w:date="2024-09-14T12:21:00Z" w16du:dateUtc="2024-09-14T15:21:00Z">
                      <w:rPr>
                        <w:rFonts w:ascii="Cambria Math" w:hAnsi="Cambria Math"/>
                        <w:lang w:val="en-CA"/>
                      </w:rPr>
                    </w:rPrChange>
                  </w:rPr>
                  <m:t>Vector</m:t>
                </m:r>
              </m:e>
            </m:nary>
            <m:sSup>
              <m:sSupPr>
                <m:ctrlPr>
                  <w:rPr>
                    <w:rFonts w:ascii="Cambria Math" w:hAnsi="Cambria Math"/>
                    <w:b w:val="0"/>
                    <w:bCs/>
                    <w:highlight w:val="lightGray"/>
                    <w:lang w:val="en-CA"/>
                  </w:rPr>
                </m:ctrlPr>
              </m:sSupPr>
              <m:e>
                <m:r>
                  <m:rPr>
                    <m:sty m:val="b"/>
                  </m:rPr>
                  <w:rPr>
                    <w:rFonts w:ascii="Cambria Math" w:hAnsi="Cambria Math"/>
                    <w:highlight w:val="lightGray"/>
                    <w:lang w:val="es-ES"/>
                    <w:rPrChange w:id="206" w:author="Mahmoud Kiasari" w:date="2024-09-14T12:21:00Z" w16du:dateUtc="2024-09-14T15:21:00Z">
                      <w:rPr>
                        <w:rFonts w:ascii="Cambria Math" w:hAnsi="Cambria Math"/>
                        <w:lang w:val="es-ES"/>
                      </w:rPr>
                    </w:rPrChange>
                  </w:rPr>
                  <m:t>}</m:t>
                </m:r>
              </m:e>
              <m:sup>
                <m:r>
                  <m:rPr>
                    <m:sty m:val="b"/>
                  </m:rPr>
                  <w:rPr>
                    <w:rFonts w:ascii="Cambria Math" w:hAnsi="Cambria Math"/>
                    <w:highlight w:val="lightGray"/>
                    <w:lang w:val="en-CA"/>
                    <w:rPrChange w:id="207" w:author="Mahmoud Kiasari" w:date="2024-09-14T12:21:00Z" w16du:dateUtc="2024-09-14T15:21:00Z">
                      <w:rPr>
                        <w:rFonts w:ascii="Cambria Math" w:hAnsi="Cambria Math"/>
                        <w:lang w:val="en-CA"/>
                      </w:rPr>
                    </w:rPrChange>
                  </w:rPr>
                  <m:t>2</m:t>
                </m:r>
              </m:sup>
            </m:sSup>
          </m:e>
        </m:rad>
      </m:oMath>
    </w:p>
    <w:p w14:paraId="05885B4D" w14:textId="77777777" w:rsidR="00D61793" w:rsidRPr="005B2908" w:rsidRDefault="00D61793" w:rsidP="00756428">
      <w:pPr>
        <w:pStyle w:val="MDPI21heading1"/>
        <w:numPr>
          <w:ilvl w:val="0"/>
          <w:numId w:val="26"/>
        </w:numPr>
        <w:ind w:left="3330"/>
        <w:jc w:val="both"/>
        <w:rPr>
          <w:b w:val="0"/>
          <w:bCs/>
          <w:highlight w:val="lightGray"/>
          <w:lang w:val="en-CA"/>
          <w:rPrChange w:id="208" w:author="Mahmoud Kiasari" w:date="2024-09-14T12:21:00Z" w16du:dateUtc="2024-09-14T15:21:00Z">
            <w:rPr>
              <w:b w:val="0"/>
              <w:bCs/>
              <w:lang w:val="en-CA"/>
            </w:rPr>
          </w:rPrChange>
        </w:rPr>
      </w:pPr>
      <w:r w:rsidRPr="005B2908">
        <w:rPr>
          <w:b w:val="0"/>
          <w:bCs/>
          <w:highlight w:val="lightGray"/>
          <w:lang w:val="en-CA"/>
          <w:rPrChange w:id="209" w:author="Mahmoud Kiasari" w:date="2024-09-14T12:21:00Z" w16du:dateUtc="2024-09-14T15:21:00Z">
            <w:rPr>
              <w:b w:val="0"/>
              <w:bCs/>
              <w:lang w:val="en-CA"/>
            </w:rPr>
          </w:rPrChange>
        </w:rPr>
        <w:t>Determining the threshold distance</w:t>
      </w:r>
    </w:p>
    <w:p w14:paraId="5B234375" w14:textId="0DAC3FEC" w:rsidR="00D61793" w:rsidRPr="005B2908" w:rsidRDefault="00D61793" w:rsidP="00756428">
      <w:pPr>
        <w:pStyle w:val="MDPI21heading1"/>
        <w:numPr>
          <w:ilvl w:val="0"/>
          <w:numId w:val="26"/>
        </w:numPr>
        <w:ind w:left="3330"/>
        <w:jc w:val="both"/>
        <w:rPr>
          <w:b w:val="0"/>
          <w:bCs/>
          <w:highlight w:val="lightGray"/>
          <w:lang w:val="en-CA"/>
          <w:rPrChange w:id="210" w:author="Mahmoud Kiasari" w:date="2024-09-14T12:21:00Z" w16du:dateUtc="2024-09-14T15:21:00Z">
            <w:rPr>
              <w:b w:val="0"/>
              <w:bCs/>
              <w:lang w:val="en-CA"/>
            </w:rPr>
          </w:rPrChange>
        </w:rPr>
      </w:pPr>
      <w:bookmarkStart w:id="211" w:name="_Hlk176842009"/>
      <w:r w:rsidRPr="005B2908">
        <w:rPr>
          <w:b w:val="0"/>
          <w:bCs/>
          <w:highlight w:val="lightGray"/>
          <w:lang w:val="en-CA"/>
          <w:rPrChange w:id="212" w:author="Mahmoud Kiasari" w:date="2024-09-14T12:21:00Z" w16du:dateUtc="2024-09-14T15:21:00Z">
            <w:rPr>
              <w:b w:val="0"/>
              <w:bCs/>
              <w:lang w:val="en-CA"/>
            </w:rPr>
          </w:rPrChange>
        </w:rPr>
        <w:t xml:space="preserve">Threshold Distance </w:t>
      </w:r>
      <w:bookmarkEnd w:id="211"/>
      <w:r w:rsidRPr="005B2908">
        <w:rPr>
          <w:b w:val="0"/>
          <w:bCs/>
          <w:highlight w:val="lightGray"/>
          <w:lang w:val="en-CA"/>
          <w:rPrChange w:id="213" w:author="Mahmoud Kiasari" w:date="2024-09-14T12:21:00Z" w16du:dateUtc="2024-09-14T15:21:00Z">
            <w:rPr>
              <w:b w:val="0"/>
              <w:bCs/>
              <w:lang w:val="en-CA"/>
            </w:rPr>
          </w:rPrChange>
        </w:rPr>
        <w:t xml:space="preserve">= Uniting Threshold* </w:t>
      </w:r>
      <m:oMath>
        <m:rad>
          <m:radPr>
            <m:degHide m:val="1"/>
            <m:ctrlPr>
              <w:rPr>
                <w:rFonts w:ascii="Cambria Math" w:hAnsi="Cambria Math"/>
                <w:b w:val="0"/>
                <w:bCs/>
                <w:highlight w:val="lightGray"/>
                <w:lang w:val="en-CA"/>
              </w:rPr>
            </m:ctrlPr>
          </m:radPr>
          <m:deg/>
          <m:e>
            <m:nary>
              <m:naryPr>
                <m:chr m:val="∑"/>
                <m:limLoc m:val="undOvr"/>
                <m:ctrlPr>
                  <w:rPr>
                    <w:rFonts w:ascii="Cambria Math" w:hAnsi="Cambria Math"/>
                    <w:b w:val="0"/>
                    <w:bCs/>
                    <w:highlight w:val="lightGray"/>
                    <w:lang w:val="en-CA"/>
                  </w:rPr>
                </m:ctrlPr>
              </m:naryPr>
              <m:sub>
                <m:r>
                  <m:rPr>
                    <m:sty m:val="b"/>
                  </m:rPr>
                  <w:rPr>
                    <w:rFonts w:ascii="Cambria Math" w:hAnsi="Cambria Math"/>
                    <w:highlight w:val="lightGray"/>
                    <w:lang w:val="en-CA"/>
                    <w:rPrChange w:id="214" w:author="Mahmoud Kiasari" w:date="2024-09-14T12:21:00Z" w16du:dateUtc="2024-09-14T15:21:00Z">
                      <w:rPr>
                        <w:rFonts w:ascii="Cambria Math" w:hAnsi="Cambria Math"/>
                        <w:lang w:val="en-CA"/>
                      </w:rPr>
                    </w:rPrChange>
                  </w:rPr>
                  <m:t>1</m:t>
                </m:r>
              </m:sub>
              <m:sup>
                <m:r>
                  <m:rPr>
                    <m:sty m:val="b"/>
                  </m:rPr>
                  <w:rPr>
                    <w:rFonts w:ascii="Cambria Math" w:hAnsi="Cambria Math"/>
                    <w:highlight w:val="lightGray"/>
                    <w:lang w:val="en-CA"/>
                    <w:rPrChange w:id="215" w:author="Mahmoud Kiasari" w:date="2024-09-14T12:21:00Z" w16du:dateUtc="2024-09-14T15:21:00Z">
                      <w:rPr>
                        <w:rFonts w:ascii="Cambria Math" w:hAnsi="Cambria Math"/>
                        <w:lang w:val="en-CA"/>
                      </w:rPr>
                    </w:rPrChange>
                  </w:rPr>
                  <m:t>nVar</m:t>
                </m:r>
              </m:sup>
              <m:e>
                <m:r>
                  <m:rPr>
                    <m:sty m:val="b"/>
                  </m:rPr>
                  <w:rPr>
                    <w:rFonts w:ascii="Cambria Math" w:hAnsi="Cambria Math"/>
                    <w:highlight w:val="lightGray"/>
                    <w:lang w:val="en-CA"/>
                    <w:rPrChange w:id="216" w:author="Mahmoud Kiasari" w:date="2024-09-14T12:21:00Z" w16du:dateUtc="2024-09-14T15:21:00Z">
                      <w:rPr>
                        <w:rFonts w:ascii="Cambria Math" w:hAnsi="Cambria Math"/>
                        <w:lang w:val="en-CA"/>
                      </w:rPr>
                    </w:rPrChange>
                  </w:rPr>
                  <m:t>(</m:t>
                </m:r>
                <m:sSub>
                  <m:sSubPr>
                    <m:ctrlPr>
                      <w:rPr>
                        <w:rFonts w:ascii="Cambria Math" w:hAnsi="Cambria Math"/>
                        <w:b w:val="0"/>
                        <w:bCs/>
                        <w:highlight w:val="lightGray"/>
                        <w:lang w:val="en-CA"/>
                      </w:rPr>
                    </m:ctrlPr>
                  </m:sSubPr>
                  <m:e>
                    <m:r>
                      <m:rPr>
                        <m:sty m:val="b"/>
                      </m:rPr>
                      <w:rPr>
                        <w:rFonts w:ascii="Cambria Math" w:hAnsi="Cambria Math"/>
                        <w:highlight w:val="lightGray"/>
                        <w:lang w:val="en-CA"/>
                        <w:rPrChange w:id="217" w:author="Mahmoud Kiasari" w:date="2024-09-14T12:21:00Z" w16du:dateUtc="2024-09-14T15:21:00Z">
                          <w:rPr>
                            <w:rFonts w:ascii="Cambria Math" w:hAnsi="Cambria Math"/>
                            <w:lang w:val="en-CA"/>
                          </w:rPr>
                        </w:rPrChange>
                      </w:rPr>
                      <m:t>X</m:t>
                    </m:r>
                  </m:e>
                  <m:sub>
                    <m:sSub>
                      <m:sSubPr>
                        <m:ctrlPr>
                          <w:rPr>
                            <w:rFonts w:ascii="Cambria Math" w:hAnsi="Cambria Math"/>
                            <w:b w:val="0"/>
                            <w:bCs/>
                            <w:highlight w:val="lightGray"/>
                            <w:lang w:val="en-CA"/>
                          </w:rPr>
                        </m:ctrlPr>
                      </m:sSubPr>
                      <m:e>
                        <m:r>
                          <m:rPr>
                            <m:sty m:val="b"/>
                          </m:rPr>
                          <w:rPr>
                            <w:rFonts w:ascii="Cambria Math" w:hAnsi="Cambria Math"/>
                            <w:highlight w:val="lightGray"/>
                            <w:lang w:val="en-CA"/>
                            <w:rPrChange w:id="218" w:author="Mahmoud Kiasari" w:date="2024-09-14T12:21:00Z" w16du:dateUtc="2024-09-14T15:21:00Z">
                              <w:rPr>
                                <w:rFonts w:ascii="Cambria Math" w:hAnsi="Cambria Math"/>
                                <w:lang w:val="en-CA"/>
                              </w:rPr>
                            </w:rPrChange>
                          </w:rPr>
                          <m:t>u</m:t>
                        </m:r>
                      </m:e>
                      <m:sub>
                        <m:r>
                          <m:rPr>
                            <m:sty m:val="b"/>
                          </m:rPr>
                          <w:rPr>
                            <w:rFonts w:ascii="Cambria Math" w:hAnsi="Cambria Math"/>
                            <w:highlight w:val="lightGray"/>
                            <w:lang w:val="en-CA"/>
                            <w:rPrChange w:id="219" w:author="Mahmoud Kiasari" w:date="2024-09-14T12:21:00Z" w16du:dateUtc="2024-09-14T15:21:00Z">
                              <w:rPr>
                                <w:rFonts w:ascii="Cambria Math" w:hAnsi="Cambria Math"/>
                                <w:lang w:val="en-CA"/>
                              </w:rPr>
                            </w:rPrChange>
                          </w:rPr>
                          <m:t>i</m:t>
                        </m:r>
                      </m:sub>
                    </m:sSub>
                  </m:sub>
                </m:sSub>
                <m:r>
                  <m:rPr>
                    <m:sty m:val="b"/>
                  </m:rPr>
                  <w:rPr>
                    <w:rFonts w:ascii="Cambria Math" w:hAnsi="Cambria Math"/>
                    <w:highlight w:val="lightGray"/>
                    <w:lang w:val="en-CA"/>
                    <w:rPrChange w:id="220" w:author="Mahmoud Kiasari" w:date="2024-09-14T12:21:00Z" w16du:dateUtc="2024-09-14T15:21:00Z">
                      <w:rPr>
                        <w:rFonts w:ascii="Cambria Math" w:hAnsi="Cambria Math"/>
                        <w:lang w:val="en-CA"/>
                      </w:rPr>
                    </w:rPrChange>
                  </w:rPr>
                  <m:t>-</m:t>
                </m:r>
                <m:sSub>
                  <m:sSubPr>
                    <m:ctrlPr>
                      <w:rPr>
                        <w:rFonts w:ascii="Cambria Math" w:hAnsi="Cambria Math"/>
                        <w:b w:val="0"/>
                        <w:bCs/>
                        <w:highlight w:val="lightGray"/>
                        <w:lang w:val="en-CA"/>
                      </w:rPr>
                    </m:ctrlPr>
                  </m:sSubPr>
                  <m:e>
                    <m:r>
                      <m:rPr>
                        <m:sty m:val="b"/>
                      </m:rPr>
                      <w:rPr>
                        <w:rFonts w:ascii="Cambria Math" w:hAnsi="Cambria Math"/>
                        <w:highlight w:val="lightGray"/>
                        <w:lang w:val="en-CA"/>
                        <w:rPrChange w:id="221" w:author="Mahmoud Kiasari" w:date="2024-09-14T12:21:00Z" w16du:dateUtc="2024-09-14T15:21:00Z">
                          <w:rPr>
                            <w:rFonts w:ascii="Cambria Math" w:hAnsi="Cambria Math"/>
                            <w:lang w:val="en-CA"/>
                          </w:rPr>
                        </w:rPrChange>
                      </w:rPr>
                      <m:t>X</m:t>
                    </m:r>
                  </m:e>
                  <m:sub>
                    <m:sSub>
                      <m:sSubPr>
                        <m:ctrlPr>
                          <w:rPr>
                            <w:rFonts w:ascii="Cambria Math" w:hAnsi="Cambria Math"/>
                            <w:b w:val="0"/>
                            <w:bCs/>
                            <w:highlight w:val="lightGray"/>
                            <w:lang w:val="en-CA"/>
                          </w:rPr>
                        </m:ctrlPr>
                      </m:sSubPr>
                      <m:e>
                        <m:r>
                          <m:rPr>
                            <m:sty m:val="b"/>
                          </m:rPr>
                          <w:rPr>
                            <w:rFonts w:ascii="Cambria Math" w:hAnsi="Cambria Math"/>
                            <w:highlight w:val="lightGray"/>
                            <w:lang w:val="en-CA"/>
                            <w:rPrChange w:id="222" w:author="Mahmoud Kiasari" w:date="2024-09-14T12:21:00Z" w16du:dateUtc="2024-09-14T15:21:00Z">
                              <w:rPr>
                                <w:rFonts w:ascii="Cambria Math" w:hAnsi="Cambria Math"/>
                                <w:lang w:val="en-CA"/>
                              </w:rPr>
                            </w:rPrChange>
                          </w:rPr>
                          <m:t>l</m:t>
                        </m:r>
                      </m:e>
                      <m:sub>
                        <m:r>
                          <m:rPr>
                            <m:sty m:val="b"/>
                          </m:rPr>
                          <w:rPr>
                            <w:rFonts w:ascii="Cambria Math" w:hAnsi="Cambria Math"/>
                            <w:highlight w:val="lightGray"/>
                            <w:lang w:val="en-CA"/>
                            <w:rPrChange w:id="223" w:author="Mahmoud Kiasari" w:date="2024-09-14T12:21:00Z" w16du:dateUtc="2024-09-14T15:21:00Z">
                              <w:rPr>
                                <w:rFonts w:ascii="Cambria Math" w:hAnsi="Cambria Math"/>
                                <w:lang w:val="en-CA"/>
                              </w:rPr>
                            </w:rPrChange>
                          </w:rPr>
                          <m:t>i</m:t>
                        </m:r>
                      </m:sub>
                    </m:sSub>
                  </m:sub>
                </m:sSub>
              </m:e>
            </m:nary>
            <m:sSup>
              <m:sSupPr>
                <m:ctrlPr>
                  <w:rPr>
                    <w:rFonts w:ascii="Cambria Math" w:hAnsi="Cambria Math"/>
                    <w:b w:val="0"/>
                    <w:bCs/>
                    <w:highlight w:val="lightGray"/>
                    <w:lang w:val="en-CA"/>
                  </w:rPr>
                </m:ctrlPr>
              </m:sSupPr>
              <m:e>
                <m:r>
                  <m:rPr>
                    <m:sty m:val="b"/>
                  </m:rPr>
                  <w:rPr>
                    <w:rFonts w:ascii="Cambria Math" w:hAnsi="Cambria Math"/>
                    <w:highlight w:val="lightGray"/>
                    <w:lang w:val="en-CA"/>
                    <w:rPrChange w:id="224" w:author="Mahmoud Kiasari" w:date="2024-09-14T12:21:00Z" w16du:dateUtc="2024-09-14T15:21:00Z">
                      <w:rPr>
                        <w:rFonts w:ascii="Cambria Math" w:hAnsi="Cambria Math"/>
                        <w:lang w:val="en-CA"/>
                      </w:rPr>
                    </w:rPrChange>
                  </w:rPr>
                  <m:t>)</m:t>
                </m:r>
              </m:e>
              <m:sup>
                <m:r>
                  <m:rPr>
                    <m:sty m:val="b"/>
                  </m:rPr>
                  <w:rPr>
                    <w:rFonts w:ascii="Cambria Math" w:hAnsi="Cambria Math"/>
                    <w:highlight w:val="lightGray"/>
                    <w:lang w:val="en-CA"/>
                    <w:rPrChange w:id="225" w:author="Mahmoud Kiasari" w:date="2024-09-14T12:21:00Z" w16du:dateUtc="2024-09-14T15:21:00Z">
                      <w:rPr>
                        <w:rFonts w:ascii="Cambria Math" w:hAnsi="Cambria Math"/>
                        <w:lang w:val="en-CA"/>
                      </w:rPr>
                    </w:rPrChange>
                  </w:rPr>
                  <m:t>2</m:t>
                </m:r>
              </m:sup>
            </m:sSup>
          </m:e>
        </m:rad>
      </m:oMath>
    </w:p>
    <w:p w14:paraId="0BC7D74A" w14:textId="5103CDD2" w:rsidR="00D61793" w:rsidRPr="00BC4E0E" w:rsidRDefault="00D61793" w:rsidP="00F42B0E">
      <w:pPr>
        <w:pStyle w:val="MDPI21heading1"/>
        <w:jc w:val="both"/>
        <w:rPr>
          <w:b w:val="0"/>
          <w:bCs/>
          <w:lang w:val="en-CA"/>
        </w:rPr>
      </w:pPr>
      <w:r w:rsidRPr="00BC4E0E">
        <w:rPr>
          <w:b w:val="0"/>
          <w:bCs/>
          <w:lang w:val="en-CA"/>
        </w:rPr>
        <w:t xml:space="preserve">In the above </w:t>
      </w:r>
      <m:oMath>
        <m:r>
          <m:rPr>
            <m:sty m:val="b"/>
          </m:rPr>
          <w:rPr>
            <w:rFonts w:ascii="Cambria Math" w:hAnsi="Cambria Math"/>
            <w:lang w:val="en-CA"/>
          </w:rPr>
          <m:t>equation</m:t>
        </m:r>
        <m:r>
          <m:rPr>
            <m:sty m:val="bi"/>
          </m:rPr>
          <w:rPr>
            <w:rFonts w:ascii="Cambria Math" w:hAnsi="Cambria Math"/>
            <w:lang w:val="en-CA"/>
          </w:rPr>
          <m:t xml:space="preserve">, </m:t>
        </m:r>
        <m:sSub>
          <m:sSubPr>
            <m:ctrlPr>
              <w:rPr>
                <w:rFonts w:ascii="Cambria Math" w:hAnsi="Cambria Math"/>
                <w:b w:val="0"/>
                <w:bCs/>
                <w:i/>
                <w:lang w:val="en-CA"/>
              </w:rPr>
            </m:ctrlPr>
          </m:sSubPr>
          <m:e>
            <m:r>
              <m:rPr>
                <m:sty m:val="bi"/>
              </m:rPr>
              <w:rPr>
                <w:rFonts w:ascii="Cambria Math" w:hAnsi="Cambria Math"/>
                <w:lang w:val="en-CA"/>
              </w:rPr>
              <m:t>X</m:t>
            </m:r>
          </m:e>
          <m:sub>
            <m:sSub>
              <m:sSubPr>
                <m:ctrlPr>
                  <w:rPr>
                    <w:rFonts w:ascii="Cambria Math" w:hAnsi="Cambria Math"/>
                    <w:b w:val="0"/>
                    <w:bCs/>
                    <w:i/>
                    <w:lang w:val="en-CA"/>
                  </w:rPr>
                </m:ctrlPr>
              </m:sSubPr>
              <m:e>
                <m:r>
                  <m:rPr>
                    <m:sty m:val="bi"/>
                  </m:rPr>
                  <w:rPr>
                    <w:rFonts w:ascii="Cambria Math" w:hAnsi="Cambria Math"/>
                    <w:lang w:val="en-CA"/>
                  </w:rPr>
                  <m:t>u</m:t>
                </m:r>
              </m:e>
              <m:sub>
                <m:r>
                  <m:rPr>
                    <m:sty m:val="bi"/>
                  </m:rPr>
                  <w:rPr>
                    <w:rFonts w:ascii="Cambria Math" w:hAnsi="Cambria Math"/>
                    <w:lang w:val="en-CA"/>
                  </w:rPr>
                  <m:t>i</m:t>
                </m:r>
              </m:sub>
            </m:sSub>
          </m:sub>
        </m:sSub>
        <m:r>
          <m:rPr>
            <m:sty m:val="bi"/>
          </m:rPr>
          <w:rPr>
            <w:rFonts w:ascii="Cambria Math" w:hAnsi="Cambria Math"/>
            <w:lang w:val="en-CA"/>
          </w:rPr>
          <m:t>,</m:t>
        </m:r>
        <m:sSub>
          <m:sSubPr>
            <m:ctrlPr>
              <w:rPr>
                <w:rFonts w:ascii="Cambria Math" w:hAnsi="Cambria Math"/>
                <w:b w:val="0"/>
                <w:bCs/>
                <w:i/>
                <w:lang w:val="en-CA"/>
              </w:rPr>
            </m:ctrlPr>
          </m:sSubPr>
          <m:e>
            <m:r>
              <m:rPr>
                <m:sty m:val="bi"/>
              </m:rPr>
              <w:rPr>
                <w:rFonts w:ascii="Cambria Math" w:hAnsi="Cambria Math"/>
                <w:lang w:val="en-CA"/>
              </w:rPr>
              <m:t>X</m:t>
            </m:r>
          </m:e>
          <m:sub>
            <m:sSub>
              <m:sSubPr>
                <m:ctrlPr>
                  <w:rPr>
                    <w:rFonts w:ascii="Cambria Math" w:hAnsi="Cambria Math"/>
                    <w:b w:val="0"/>
                    <w:bCs/>
                    <w:i/>
                    <w:lang w:val="en-CA"/>
                  </w:rPr>
                </m:ctrlPr>
              </m:sSubPr>
              <m:e>
                <m:r>
                  <m:rPr>
                    <m:sty m:val="bi"/>
                  </m:rPr>
                  <w:rPr>
                    <w:rFonts w:ascii="Cambria Math" w:hAnsi="Cambria Math"/>
                    <w:lang w:val="en-CA"/>
                  </w:rPr>
                  <m:t>l</m:t>
                </m:r>
              </m:e>
              <m:sub>
                <m:r>
                  <m:rPr>
                    <m:sty m:val="bi"/>
                  </m:rPr>
                  <w:rPr>
                    <w:rFonts w:ascii="Cambria Math" w:hAnsi="Cambria Math"/>
                    <w:lang w:val="en-CA"/>
                  </w:rPr>
                  <m:t>i</m:t>
                </m:r>
              </m:sub>
            </m:sSub>
          </m:sub>
        </m:sSub>
        <m:r>
          <m:rPr>
            <m:sty m:val="b"/>
          </m:rPr>
          <w:rPr>
            <w:rFonts w:ascii="Cambria Math" w:hAnsi="Cambria Math"/>
            <w:lang w:val="en-CA"/>
          </w:rPr>
          <m:t>respectively</m:t>
        </m:r>
      </m:oMath>
      <w:r w:rsidRPr="00BC4E0E">
        <w:rPr>
          <w:b w:val="0"/>
          <w:bCs/>
          <w:lang w:val="en-CA"/>
        </w:rPr>
        <w:t xml:space="preserve"> are the maximum and minimum value of the </w:t>
      </w:r>
      <w:proofErr w:type="spellStart"/>
      <w:r w:rsidRPr="00BC4E0E">
        <w:rPr>
          <w:b w:val="0"/>
          <w:bCs/>
          <w:lang w:val="en-CA"/>
        </w:rPr>
        <w:t>i-th</w:t>
      </w:r>
      <w:proofErr w:type="spellEnd"/>
      <w:r w:rsidRPr="00BC4E0E">
        <w:rPr>
          <w:b w:val="0"/>
          <w:bCs/>
          <w:lang w:val="en-CA"/>
        </w:rPr>
        <w:t xml:space="preserve"> design </w:t>
      </w:r>
      <w:r w:rsidR="00194406" w:rsidRPr="00BC4E0E">
        <w:rPr>
          <w:b w:val="0"/>
          <w:bCs/>
          <w:lang w:val="en-CA"/>
        </w:rPr>
        <w:t>variable. If</w:t>
      </w:r>
      <w:r w:rsidRPr="00BC4E0E">
        <w:rPr>
          <w:b w:val="0"/>
          <w:bCs/>
          <w:lang w:val="en-CA"/>
        </w:rPr>
        <w:t xml:space="preserve"> the distance between two colonizers is less than the integration threshold (Threshold Distance), the empire whose colonizer costs more will join another empire as a colony.</w:t>
      </w:r>
    </w:p>
    <w:p w14:paraId="0C9AF998" w14:textId="21B6C454" w:rsidR="00D61793" w:rsidRDefault="00D61793" w:rsidP="00D61793">
      <w:pPr>
        <w:pStyle w:val="MDPI21heading1"/>
        <w:jc w:val="both"/>
        <w:rPr>
          <w:b w:val="0"/>
          <w:bCs/>
          <w:lang w:val="en-CA"/>
        </w:rPr>
      </w:pPr>
      <w:r w:rsidRPr="00BC4E0E">
        <w:rPr>
          <w:b w:val="0"/>
          <w:bCs/>
          <w:lang w:val="en-CA"/>
        </w:rPr>
        <w:t xml:space="preserve"> After the above processes, </w:t>
      </w:r>
      <w:r w:rsidR="00194406" w:rsidRPr="00BC4E0E">
        <w:rPr>
          <w:b w:val="0"/>
          <w:bCs/>
          <w:lang w:val="en-CA"/>
        </w:rPr>
        <w:t xml:space="preserve">each empire (including a colonizer and </w:t>
      </w:r>
      <w:proofErr w:type="gramStart"/>
      <w:r w:rsidR="00194406" w:rsidRPr="00BC4E0E">
        <w:rPr>
          <w:b w:val="0"/>
          <w:bCs/>
          <w:lang w:val="en-CA"/>
        </w:rPr>
        <w:t>a number of</w:t>
      </w:r>
      <w:proofErr w:type="gramEnd"/>
      <w:r w:rsidR="00194406" w:rsidRPr="00BC4E0E">
        <w:rPr>
          <w:b w:val="0"/>
          <w:bCs/>
          <w:lang w:val="en-CA"/>
        </w:rPr>
        <w:t xml:space="preserve"> colonies) is sorted in ascending order based on cost</w:t>
      </w:r>
      <w:r w:rsidRPr="00BC4E0E">
        <w:rPr>
          <w:b w:val="0"/>
          <w:bCs/>
          <w:lang w:val="en-CA"/>
        </w:rPr>
        <w:t>, and if a colony has a lower cost than its colonizer, it will take its place. The weakest empire, its weakest colony should give to another empire. Determining the total cost of empires (which is based on the cost of the colonizing country and a coefficient of the costs of the colonies of that empire):</w:t>
      </w:r>
    </w:p>
    <w:p w14:paraId="0781EAC8" w14:textId="3D6E8200" w:rsidR="000E0BFF" w:rsidRDefault="000E0BFF" w:rsidP="000E0BFF">
      <w:pPr>
        <w:pStyle w:val="MDPI21heading1"/>
        <w:jc w:val="both"/>
        <w:rPr>
          <w:b w:val="0"/>
          <w:bCs/>
          <w:lang w:val="en-CA"/>
        </w:rPr>
      </w:pPr>
      <w:r w:rsidRPr="000E0BFF">
        <w:rPr>
          <w:b w:val="0"/>
          <w:bCs/>
        </w:rPr>
        <w:t>Empire Cost Calculation:</w:t>
      </w:r>
    </w:p>
    <w:p w14:paraId="34791C7E" w14:textId="2B45265F" w:rsidR="002E1A4B" w:rsidRPr="005B2908" w:rsidRDefault="002E1A4B" w:rsidP="002E1A4B">
      <w:pPr>
        <w:pStyle w:val="MDPI21heading1"/>
        <w:jc w:val="both"/>
        <w:rPr>
          <w:b w:val="0"/>
          <w:highlight w:val="lightGray"/>
          <w:lang w:val="en-CA"/>
          <w:rPrChange w:id="226" w:author="Mahmoud Kiasari" w:date="2024-09-14T12:22:00Z" w16du:dateUtc="2024-09-14T15:22:00Z">
            <w:rPr>
              <w:b w:val="0"/>
              <w:lang w:val="en-CA"/>
            </w:rPr>
          </w:rPrChange>
        </w:rPr>
      </w:pPr>
      <w:proofErr w:type="spellStart"/>
      <w:r w:rsidRPr="005B2908">
        <w:rPr>
          <w:b w:val="0"/>
          <w:highlight w:val="lightGray"/>
          <w:lang w:val="en-CA"/>
          <w:rPrChange w:id="227" w:author="Mahmoud Kiasari" w:date="2024-09-14T12:22:00Z" w16du:dateUtc="2024-09-14T15:22:00Z">
            <w:rPr>
              <w:b w:val="0"/>
              <w:lang w:val="en-CA"/>
            </w:rPr>
          </w:rPrChange>
        </w:rPr>
        <w:lastRenderedPageBreak/>
        <w:t>EmpireCost</w:t>
      </w:r>
      <w:proofErr w:type="spellEnd"/>
      <w:r w:rsidR="00943365" w:rsidRPr="005B2908">
        <w:rPr>
          <w:b w:val="0"/>
          <w:highlight w:val="lightGray"/>
          <w:lang w:val="en-CA"/>
          <w:rPrChange w:id="228" w:author="Mahmoud Kiasari" w:date="2024-09-14T12:22:00Z" w16du:dateUtc="2024-09-14T15:22:00Z">
            <w:rPr>
              <w:b w:val="0"/>
              <w:lang w:val="en-CA"/>
            </w:rPr>
          </w:rPrChange>
        </w:rPr>
        <w:t xml:space="preserve"> </w:t>
      </w:r>
      <w:r w:rsidRPr="005B2908">
        <w:rPr>
          <w:b w:val="0"/>
          <w:highlight w:val="lightGray"/>
          <w:lang w:val="en-CA"/>
          <w:rPrChange w:id="229" w:author="Mahmoud Kiasari" w:date="2024-09-14T12:22:00Z" w16du:dateUtc="2024-09-14T15:22:00Z">
            <w:rPr>
              <w:b w:val="0"/>
              <w:lang w:val="en-CA"/>
            </w:rPr>
          </w:rPrChange>
        </w:rPr>
        <w:t>=</w:t>
      </w:r>
      <w:r w:rsidR="00943365" w:rsidRPr="005B2908">
        <w:rPr>
          <w:b w:val="0"/>
          <w:highlight w:val="lightGray"/>
          <w:lang w:val="en-CA"/>
          <w:rPrChange w:id="230" w:author="Mahmoud Kiasari" w:date="2024-09-14T12:22:00Z" w16du:dateUtc="2024-09-14T15:22:00Z">
            <w:rPr>
              <w:b w:val="0"/>
              <w:lang w:val="en-CA"/>
            </w:rPr>
          </w:rPrChange>
        </w:rPr>
        <w:t xml:space="preserve"> </w:t>
      </w:r>
      <w:proofErr w:type="spellStart"/>
      <w:r w:rsidRPr="005B2908">
        <w:rPr>
          <w:b w:val="0"/>
          <w:highlight w:val="lightGray"/>
          <w:lang w:val="en-CA"/>
          <w:rPrChange w:id="231" w:author="Mahmoud Kiasari" w:date="2024-09-14T12:22:00Z" w16du:dateUtc="2024-09-14T15:22:00Z">
            <w:rPr>
              <w:b w:val="0"/>
              <w:lang w:val="en-CA"/>
            </w:rPr>
          </w:rPrChange>
        </w:rPr>
        <w:t>ImpCost</w:t>
      </w:r>
      <w:proofErr w:type="spellEnd"/>
      <w:r w:rsidR="00943365" w:rsidRPr="005B2908">
        <w:rPr>
          <w:b w:val="0"/>
          <w:highlight w:val="lightGray"/>
          <w:lang w:val="en-CA"/>
          <w:rPrChange w:id="232" w:author="Mahmoud Kiasari" w:date="2024-09-14T12:22:00Z" w16du:dateUtc="2024-09-14T15:22:00Z">
            <w:rPr>
              <w:b w:val="0"/>
              <w:lang w:val="en-CA"/>
            </w:rPr>
          </w:rPrChange>
        </w:rPr>
        <w:t xml:space="preserve"> </w:t>
      </w:r>
      <w:r w:rsidRPr="005B2908">
        <w:rPr>
          <w:b w:val="0"/>
          <w:highlight w:val="lightGray"/>
          <w:lang w:val="en-CA"/>
          <w:rPrChange w:id="233" w:author="Mahmoud Kiasari" w:date="2024-09-14T12:22:00Z" w16du:dateUtc="2024-09-14T15:22:00Z">
            <w:rPr>
              <w:b w:val="0"/>
              <w:lang w:val="en-CA"/>
            </w:rPr>
          </w:rPrChange>
        </w:rPr>
        <w:t>+</w:t>
      </w:r>
      <w:r w:rsidR="00943365" w:rsidRPr="005B2908">
        <w:rPr>
          <w:b w:val="0"/>
          <w:highlight w:val="lightGray"/>
          <w:lang w:val="en-CA"/>
          <w:rPrChange w:id="234" w:author="Mahmoud Kiasari" w:date="2024-09-14T12:22:00Z" w16du:dateUtc="2024-09-14T15:22:00Z">
            <w:rPr>
              <w:b w:val="0"/>
              <w:lang w:val="en-CA"/>
            </w:rPr>
          </w:rPrChange>
        </w:rPr>
        <w:t xml:space="preserve"> </w:t>
      </w:r>
      <w:r w:rsidRPr="005B2908">
        <w:rPr>
          <w:b w:val="0"/>
          <w:highlight w:val="lightGray"/>
          <w:lang w:val="en-CA"/>
          <w:rPrChange w:id="235" w:author="Mahmoud Kiasari" w:date="2024-09-14T12:22:00Z" w16du:dateUtc="2024-09-14T15:22:00Z">
            <w:rPr>
              <w:b w:val="0"/>
              <w:lang w:val="en-CA"/>
            </w:rPr>
          </w:rPrChange>
        </w:rPr>
        <w:t>ζ</w:t>
      </w:r>
      <w:r w:rsidR="00943365" w:rsidRPr="005B2908">
        <w:rPr>
          <w:b w:val="0"/>
          <w:highlight w:val="lightGray"/>
          <w:lang w:val="en-CA"/>
          <w:rPrChange w:id="236" w:author="Mahmoud Kiasari" w:date="2024-09-14T12:22:00Z" w16du:dateUtc="2024-09-14T15:22:00Z">
            <w:rPr>
              <w:b w:val="0"/>
              <w:lang w:val="en-CA"/>
            </w:rPr>
          </w:rPrChange>
        </w:rPr>
        <w:t xml:space="preserve"> </w:t>
      </w:r>
      <w:r w:rsidRPr="005B2908">
        <w:rPr>
          <w:rFonts w:ascii="Cambria Math" w:hAnsi="Cambria Math" w:cs="Cambria Math"/>
          <w:b w:val="0"/>
          <w:highlight w:val="lightGray"/>
          <w:lang w:val="en-CA"/>
          <w:rPrChange w:id="237" w:author="Mahmoud Kiasari" w:date="2024-09-14T12:22:00Z" w16du:dateUtc="2024-09-14T15:22:00Z">
            <w:rPr>
              <w:rFonts w:ascii="Cambria Math" w:hAnsi="Cambria Math" w:cs="Cambria Math"/>
              <w:b w:val="0"/>
              <w:lang w:val="en-CA"/>
            </w:rPr>
          </w:rPrChange>
        </w:rPr>
        <w:t>⋅</w:t>
      </w:r>
      <w:r w:rsidR="00943365" w:rsidRPr="005B2908">
        <w:rPr>
          <w:rFonts w:ascii="Cambria Math" w:hAnsi="Cambria Math" w:cs="Cambria Math"/>
          <w:b w:val="0"/>
          <w:highlight w:val="lightGray"/>
          <w:lang w:val="en-CA"/>
          <w:rPrChange w:id="238" w:author="Mahmoud Kiasari" w:date="2024-09-14T12:22:00Z" w16du:dateUtc="2024-09-14T15:22:00Z">
            <w:rPr>
              <w:rFonts w:ascii="Cambria Math" w:hAnsi="Cambria Math" w:cs="Cambria Math"/>
              <w:b w:val="0"/>
              <w:lang w:val="en-CA"/>
            </w:rPr>
          </w:rPrChange>
        </w:rPr>
        <w:t xml:space="preserve"> </w:t>
      </w:r>
      <w:proofErr w:type="gramStart"/>
      <w:r w:rsidRPr="005B2908">
        <w:rPr>
          <w:b w:val="0"/>
          <w:highlight w:val="lightGray"/>
          <w:lang w:val="en-CA"/>
          <w:rPrChange w:id="239" w:author="Mahmoud Kiasari" w:date="2024-09-14T12:22:00Z" w16du:dateUtc="2024-09-14T15:22:00Z">
            <w:rPr>
              <w:b w:val="0"/>
              <w:lang w:val="en-CA"/>
            </w:rPr>
          </w:rPrChange>
        </w:rPr>
        <w:t>mean(</w:t>
      </w:r>
      <w:proofErr w:type="spellStart"/>
      <w:proofErr w:type="gramEnd"/>
      <w:r w:rsidRPr="005B2908">
        <w:rPr>
          <w:b w:val="0"/>
          <w:highlight w:val="lightGray"/>
          <w:lang w:val="en-CA"/>
          <w:rPrChange w:id="240" w:author="Mahmoud Kiasari" w:date="2024-09-14T12:22:00Z" w16du:dateUtc="2024-09-14T15:22:00Z">
            <w:rPr>
              <w:b w:val="0"/>
              <w:lang w:val="en-CA"/>
            </w:rPr>
          </w:rPrChange>
        </w:rPr>
        <w:t>ColoniesCost</w:t>
      </w:r>
      <w:proofErr w:type="spellEnd"/>
      <w:r w:rsidRPr="005B2908">
        <w:rPr>
          <w:b w:val="0"/>
          <w:highlight w:val="lightGray"/>
          <w:lang w:val="en-CA"/>
          <w:rPrChange w:id="241" w:author="Mahmoud Kiasari" w:date="2024-09-14T12:22:00Z" w16du:dateUtc="2024-09-14T15:22:00Z">
            <w:rPr>
              <w:b w:val="0"/>
              <w:lang w:val="en-CA"/>
            </w:rPr>
          </w:rPrChange>
        </w:rPr>
        <w:t>)</w:t>
      </w:r>
    </w:p>
    <w:p w14:paraId="5AB79FE0" w14:textId="0279F444" w:rsidR="00C92A82" w:rsidRPr="005B2908" w:rsidRDefault="00C202D3" w:rsidP="00C202D3">
      <w:pPr>
        <w:pStyle w:val="MDPI21heading1"/>
        <w:jc w:val="both"/>
        <w:rPr>
          <w:b w:val="0"/>
          <w:bCs/>
          <w:highlight w:val="lightGray"/>
          <w:rPrChange w:id="242" w:author="Mahmoud Kiasari" w:date="2024-09-14T12:22:00Z" w16du:dateUtc="2024-09-14T15:22:00Z">
            <w:rPr>
              <w:b w:val="0"/>
              <w:bCs/>
            </w:rPr>
          </w:rPrChange>
        </w:rPr>
      </w:pPr>
      <w:r w:rsidRPr="005B2908">
        <w:rPr>
          <w:b w:val="0"/>
          <w:bCs/>
          <w:highlight w:val="lightGray"/>
          <w:rPrChange w:id="243" w:author="Mahmoud Kiasari" w:date="2024-09-14T12:22:00Z" w16du:dateUtc="2024-09-14T15:22:00Z">
            <w:rPr>
              <w:b w:val="0"/>
              <w:bCs/>
            </w:rPr>
          </w:rPrChange>
        </w:rPr>
        <w:t>Normalized Cost of Each Empire:</w:t>
      </w:r>
    </w:p>
    <w:p w14:paraId="6DDA3A8E" w14:textId="7FFBDC0C" w:rsidR="008B4F59" w:rsidRDefault="00C202D3" w:rsidP="00C671BA">
      <w:pPr>
        <w:pStyle w:val="MDPI21heading1"/>
        <w:jc w:val="both"/>
        <w:rPr>
          <w:b w:val="0"/>
          <w:bCs/>
          <w:i/>
          <w:iCs/>
          <w:lang w:val="en-CA"/>
        </w:rPr>
      </w:pPr>
      <w:r w:rsidRPr="005B2908">
        <w:rPr>
          <w:b w:val="0"/>
          <w:bCs/>
          <w:i/>
          <w:iCs/>
          <w:highlight w:val="lightGray"/>
          <w:rPrChange w:id="244" w:author="Mahmoud Kiasari" w:date="2024-09-14T12:22:00Z" w16du:dateUtc="2024-09-14T15:22:00Z">
            <w:rPr>
              <w:b w:val="0"/>
              <w:bCs/>
              <w:i/>
              <w:iCs/>
            </w:rPr>
          </w:rPrChange>
        </w:rPr>
        <w:t xml:space="preserve"> </w:t>
      </w:r>
      <m:oMath>
        <m:sSub>
          <m:sSubPr>
            <m:ctrlPr>
              <w:rPr>
                <w:rFonts w:ascii="Cambria Math" w:hAnsi="Cambria Math"/>
                <w:b w:val="0"/>
                <w:bCs/>
                <w:i/>
                <w:iCs/>
                <w:highlight w:val="lightGray"/>
                <w:lang w:val="en-CA"/>
              </w:rPr>
            </m:ctrlPr>
          </m:sSubPr>
          <m:e>
            <m:r>
              <m:rPr>
                <m:sty m:val="bi"/>
              </m:rPr>
              <w:rPr>
                <w:rFonts w:ascii="Cambria Math" w:hAnsi="Cambria Math"/>
                <w:highlight w:val="lightGray"/>
                <w:lang w:val="en-CA"/>
                <w:rPrChange w:id="245" w:author="Mahmoud Kiasari" w:date="2024-09-14T12:22:00Z" w16du:dateUtc="2024-09-14T15:22:00Z">
                  <w:rPr>
                    <w:rFonts w:ascii="Cambria Math" w:hAnsi="Cambria Math"/>
                    <w:lang w:val="en-CA"/>
                  </w:rPr>
                </w:rPrChange>
              </w:rPr>
              <m:t>(</m:t>
            </m:r>
            <m:r>
              <m:rPr>
                <m:sty m:val="b"/>
              </m:rPr>
              <w:rPr>
                <w:rFonts w:ascii="Cambria Math" w:hAnsi="Cambria Math"/>
                <w:highlight w:val="lightGray"/>
                <w:lang w:val="en-CA"/>
                <w:rPrChange w:id="246" w:author="Mahmoud Kiasari" w:date="2024-09-14T12:22:00Z" w16du:dateUtc="2024-09-14T15:22:00Z">
                  <w:rPr>
                    <w:rFonts w:ascii="Cambria Math" w:hAnsi="Cambria Math"/>
                    <w:lang w:val="en-CA"/>
                  </w:rPr>
                </w:rPrChange>
              </w:rPr>
              <m:t>NormEmpCost</m:t>
            </m:r>
            <m:r>
              <m:rPr>
                <m:sty m:val="bi"/>
              </m:rPr>
              <w:rPr>
                <w:rFonts w:ascii="Cambria Math" w:hAnsi="Cambria Math"/>
                <w:highlight w:val="lightGray"/>
                <w:lang w:val="en-CA"/>
                <w:rPrChange w:id="247" w:author="Mahmoud Kiasari" w:date="2024-09-14T12:22:00Z" w16du:dateUtc="2024-09-14T15:22:00Z">
                  <w:rPr>
                    <w:rFonts w:ascii="Cambria Math" w:hAnsi="Cambria Math"/>
                    <w:lang w:val="en-CA"/>
                  </w:rPr>
                </w:rPrChange>
              </w:rPr>
              <m:t>)</m:t>
            </m:r>
          </m:e>
          <m:sub>
            <m:r>
              <m:rPr>
                <m:sty m:val="b"/>
              </m:rPr>
              <w:rPr>
                <w:rFonts w:ascii="Cambria Math" w:hAnsi="Cambria Math"/>
                <w:highlight w:val="lightGray"/>
                <w:lang w:val="en-CA"/>
                <w:rPrChange w:id="248" w:author="Mahmoud Kiasari" w:date="2024-09-14T12:22:00Z" w16du:dateUtc="2024-09-14T15:22:00Z">
                  <w:rPr>
                    <w:rFonts w:ascii="Cambria Math" w:hAnsi="Cambria Math"/>
                    <w:lang w:val="en-CA"/>
                  </w:rPr>
                </w:rPrChange>
              </w:rPr>
              <m:t>i</m:t>
            </m:r>
          </m:sub>
        </m:sSub>
      </m:oMath>
      <w:r w:rsidR="008B4F59" w:rsidRPr="005B2908">
        <w:rPr>
          <w:b w:val="0"/>
          <w:bCs/>
          <w:i/>
          <w:iCs/>
          <w:highlight w:val="lightGray"/>
          <w:lang w:val="en-CA"/>
          <w:rPrChange w:id="249" w:author="Mahmoud Kiasari" w:date="2024-09-14T12:22:00Z" w16du:dateUtc="2024-09-14T15:22:00Z">
            <w:rPr>
              <w:b w:val="0"/>
              <w:bCs/>
              <w:i/>
              <w:iCs/>
              <w:lang w:val="en-CA"/>
            </w:rPr>
          </w:rPrChange>
        </w:rPr>
        <w:t xml:space="preserve"> </w:t>
      </w:r>
      <w:r w:rsidR="008C7876" w:rsidRPr="005B2908">
        <w:rPr>
          <w:b w:val="0"/>
          <w:bCs/>
          <w:i/>
          <w:iCs/>
          <w:highlight w:val="lightGray"/>
          <w:lang w:val="en-CA"/>
          <w:rPrChange w:id="250" w:author="Mahmoud Kiasari" w:date="2024-09-14T12:22:00Z" w16du:dateUtc="2024-09-14T15:22:00Z">
            <w:rPr>
              <w:b w:val="0"/>
              <w:bCs/>
              <w:i/>
              <w:iCs/>
              <w:lang w:val="en-CA"/>
            </w:rPr>
          </w:rPrChange>
        </w:rPr>
        <w:t xml:space="preserve">= </w:t>
      </w:r>
      <w:r w:rsidR="008C7876" w:rsidRPr="005B2908">
        <w:rPr>
          <w:b w:val="0"/>
          <w:bCs/>
          <w:highlight w:val="lightGray"/>
          <w:lang w:val="en-CA"/>
          <w:rPrChange w:id="251" w:author="Mahmoud Kiasari" w:date="2024-09-14T12:22:00Z" w16du:dateUtc="2024-09-14T15:22:00Z">
            <w:rPr>
              <w:b w:val="0"/>
              <w:bCs/>
              <w:lang w:val="en-CA"/>
            </w:rPr>
          </w:rPrChange>
        </w:rPr>
        <w:t>max</w:t>
      </w:r>
      <w:r w:rsidR="008C7876" w:rsidRPr="005B2908">
        <w:rPr>
          <w:b w:val="0"/>
          <w:bCs/>
          <w:i/>
          <w:iCs/>
          <w:highlight w:val="lightGray"/>
          <w:lang w:val="en-CA"/>
          <w:rPrChange w:id="252" w:author="Mahmoud Kiasari" w:date="2024-09-14T12:22:00Z" w16du:dateUtc="2024-09-14T15:22:00Z">
            <w:rPr>
              <w:b w:val="0"/>
              <w:bCs/>
              <w:i/>
              <w:iCs/>
              <w:lang w:val="en-CA"/>
            </w:rPr>
          </w:rPrChange>
        </w:rPr>
        <w:t xml:space="preserve"> </w:t>
      </w:r>
      <w:r w:rsidR="00686AD2" w:rsidRPr="005B2908">
        <w:rPr>
          <w:b w:val="0"/>
          <w:bCs/>
          <w:i/>
          <w:iCs/>
          <w:highlight w:val="lightGray"/>
          <w:lang w:val="en-CA"/>
          <w:rPrChange w:id="253" w:author="Mahmoud Kiasari" w:date="2024-09-14T12:22:00Z" w16du:dateUtc="2024-09-14T15:22:00Z">
            <w:rPr>
              <w:b w:val="0"/>
              <w:bCs/>
              <w:i/>
              <w:iCs/>
              <w:lang w:val="en-CA"/>
            </w:rPr>
          </w:rPrChange>
        </w:rPr>
        <w:t>(</w:t>
      </w:r>
      <w:proofErr w:type="spellStart"/>
      <w:r w:rsidR="008C7876" w:rsidRPr="005B2908">
        <w:rPr>
          <w:b w:val="0"/>
          <w:bCs/>
          <w:highlight w:val="lightGray"/>
          <w:lang w:val="en-CA"/>
          <w:rPrChange w:id="254" w:author="Mahmoud Kiasari" w:date="2024-09-14T12:22:00Z" w16du:dateUtc="2024-09-14T15:22:00Z">
            <w:rPr>
              <w:b w:val="0"/>
              <w:bCs/>
              <w:lang w:val="en-CA"/>
            </w:rPr>
          </w:rPrChange>
        </w:rPr>
        <w:t>EmpireCost</w:t>
      </w:r>
      <w:proofErr w:type="spellEnd"/>
      <w:r w:rsidR="00686AD2" w:rsidRPr="005B2908">
        <w:rPr>
          <w:b w:val="0"/>
          <w:bCs/>
          <w:i/>
          <w:iCs/>
          <w:highlight w:val="lightGray"/>
          <w:lang w:val="en-CA"/>
          <w:rPrChange w:id="255" w:author="Mahmoud Kiasari" w:date="2024-09-14T12:22:00Z" w16du:dateUtc="2024-09-14T15:22:00Z">
            <w:rPr>
              <w:b w:val="0"/>
              <w:bCs/>
              <w:i/>
              <w:iCs/>
              <w:lang w:val="en-CA"/>
            </w:rPr>
          </w:rPrChange>
        </w:rPr>
        <w:t>)</w:t>
      </w:r>
      <w:r w:rsidR="008C7876" w:rsidRPr="005B2908">
        <w:rPr>
          <w:b w:val="0"/>
          <w:bCs/>
          <w:i/>
          <w:iCs/>
          <w:highlight w:val="lightGray"/>
          <w:lang w:val="en-CA"/>
          <w:rPrChange w:id="256" w:author="Mahmoud Kiasari" w:date="2024-09-14T12:22:00Z" w16du:dateUtc="2024-09-14T15:22:00Z">
            <w:rPr>
              <w:b w:val="0"/>
              <w:bCs/>
              <w:i/>
              <w:iCs/>
              <w:lang w:val="en-CA"/>
            </w:rPr>
          </w:rPrChange>
        </w:rPr>
        <w:t xml:space="preserve"> - </w:t>
      </w:r>
      <m:oMath>
        <m:sSub>
          <m:sSubPr>
            <m:ctrlPr>
              <w:rPr>
                <w:rFonts w:ascii="Cambria Math" w:hAnsi="Cambria Math"/>
                <w:b w:val="0"/>
                <w:bCs/>
                <w:highlight w:val="lightGray"/>
                <w:lang w:val="en-CA"/>
              </w:rPr>
            </m:ctrlPr>
          </m:sSubPr>
          <m:e>
            <m:r>
              <m:rPr>
                <m:sty m:val="b"/>
              </m:rPr>
              <w:rPr>
                <w:rFonts w:ascii="Cambria Math" w:hAnsi="Cambria Math"/>
                <w:highlight w:val="lightGray"/>
                <w:lang w:val="en-CA"/>
                <w:rPrChange w:id="257" w:author="Mahmoud Kiasari" w:date="2024-09-14T12:22:00Z" w16du:dateUtc="2024-09-14T15:22:00Z">
                  <w:rPr>
                    <w:rFonts w:ascii="Cambria Math" w:hAnsi="Cambria Math"/>
                    <w:lang w:val="en-CA"/>
                  </w:rPr>
                </w:rPrChange>
              </w:rPr>
              <m:t>(EmpCost)</m:t>
            </m:r>
          </m:e>
          <m:sub>
            <m:r>
              <m:rPr>
                <m:sty m:val="b"/>
              </m:rPr>
              <w:rPr>
                <w:rFonts w:ascii="Cambria Math" w:hAnsi="Cambria Math"/>
                <w:highlight w:val="lightGray"/>
                <w:lang w:val="en-CA"/>
                <w:rPrChange w:id="258" w:author="Mahmoud Kiasari" w:date="2024-09-14T12:22:00Z" w16du:dateUtc="2024-09-14T15:22:00Z">
                  <w:rPr>
                    <w:rFonts w:ascii="Cambria Math" w:hAnsi="Cambria Math"/>
                    <w:lang w:val="en-CA"/>
                  </w:rPr>
                </w:rPrChange>
              </w:rPr>
              <m:t>i</m:t>
            </m:r>
          </m:sub>
        </m:sSub>
      </m:oMath>
    </w:p>
    <w:p w14:paraId="3173CA36" w14:textId="011F89A4" w:rsidR="0026136C" w:rsidRPr="0026136C" w:rsidRDefault="0026136C" w:rsidP="00686AD2">
      <w:pPr>
        <w:pStyle w:val="MDPI21heading1"/>
        <w:jc w:val="both"/>
        <w:rPr>
          <w:b w:val="0"/>
          <w:bCs/>
          <w:lang w:val="en-CA"/>
        </w:rPr>
      </w:pPr>
      <w:r w:rsidRPr="0026136C">
        <w:rPr>
          <w:b w:val="0"/>
          <w:bCs/>
        </w:rPr>
        <w:t xml:space="preserve">In these equations: </w:t>
      </w:r>
      <w:proofErr w:type="spellStart"/>
      <w:r w:rsidRPr="0026136C">
        <w:rPr>
          <w:b w:val="0"/>
          <w:bCs/>
        </w:rPr>
        <w:t>EmpireCost</w:t>
      </w:r>
      <w:proofErr w:type="spellEnd"/>
      <w:r w:rsidRPr="0026136C">
        <w:rPr>
          <w:b w:val="0"/>
          <w:bCs/>
        </w:rPr>
        <w:t xml:space="preserve"> represents the total cost associated with an empire, </w:t>
      </w:r>
      <w:proofErr w:type="spellStart"/>
      <w:r w:rsidRPr="0026136C">
        <w:rPr>
          <w:b w:val="0"/>
          <w:bCs/>
        </w:rPr>
        <w:t>ImpCost</w:t>
      </w:r>
      <w:proofErr w:type="spellEnd"/>
      <w:r w:rsidRPr="0026136C">
        <w:rPr>
          <w:b w:val="0"/>
          <w:bCs/>
        </w:rPr>
        <w:t xml:space="preserve"> denotes the cost of the imperialist, ζ is a constant factor, </w:t>
      </w:r>
      <w:proofErr w:type="gramStart"/>
      <w:r w:rsidRPr="0026136C">
        <w:rPr>
          <w:b w:val="0"/>
          <w:bCs/>
        </w:rPr>
        <w:t>mean(</w:t>
      </w:r>
      <w:proofErr w:type="spellStart"/>
      <w:proofErr w:type="gramEnd"/>
      <w:r w:rsidRPr="0026136C">
        <w:rPr>
          <w:b w:val="0"/>
          <w:bCs/>
        </w:rPr>
        <w:t>ColoniesCost</w:t>
      </w:r>
      <w:proofErr w:type="spellEnd"/>
      <w:r w:rsidRPr="0026136C">
        <w:rPr>
          <w:b w:val="0"/>
          <w:bCs/>
        </w:rPr>
        <w:t>) is the average cost of the colonies, max(</w:t>
      </w:r>
      <w:proofErr w:type="spellStart"/>
      <w:r w:rsidRPr="0026136C">
        <w:rPr>
          <w:b w:val="0"/>
          <w:bCs/>
        </w:rPr>
        <w:t>EmpireCost</w:t>
      </w:r>
      <w:proofErr w:type="spellEnd"/>
      <w:r w:rsidRPr="0026136C">
        <w:rPr>
          <w:b w:val="0"/>
          <w:bCs/>
        </w:rPr>
        <w:t xml:space="preserve">) indicates the maximum cost among all empires, </w:t>
      </w:r>
      <m:oMath>
        <m:sSub>
          <m:sSubPr>
            <m:ctrlPr>
              <w:rPr>
                <w:rFonts w:ascii="Cambria Math" w:hAnsi="Cambria Math"/>
                <w:b w:val="0"/>
                <w:bCs/>
                <w:i/>
                <w:iCs/>
                <w:lang w:val="en-CA"/>
              </w:rPr>
            </m:ctrlPr>
          </m:sSubPr>
          <m:e>
            <m:r>
              <m:rPr>
                <m:sty m:val="bi"/>
              </m:rPr>
              <w:rPr>
                <w:rFonts w:ascii="Cambria Math" w:hAnsi="Cambria Math"/>
                <w:lang w:val="en-CA"/>
              </w:rPr>
              <m:t>(</m:t>
            </m:r>
            <m:r>
              <m:rPr>
                <m:sty m:val="b"/>
              </m:rPr>
              <w:rPr>
                <w:rFonts w:ascii="Cambria Math" w:hAnsi="Cambria Math"/>
                <w:lang w:val="en-CA"/>
              </w:rPr>
              <m:t>EmpCost</m:t>
            </m:r>
            <m:r>
              <m:rPr>
                <m:sty m:val="bi"/>
              </m:rPr>
              <w:rPr>
                <w:rFonts w:ascii="Cambria Math" w:hAnsi="Cambria Math"/>
                <w:lang w:val="en-CA"/>
              </w:rPr>
              <m:t>)</m:t>
            </m:r>
          </m:e>
          <m:sub>
            <m:r>
              <m:rPr>
                <m:sty m:val="bi"/>
              </m:rPr>
              <w:rPr>
                <w:rFonts w:ascii="Cambria Math" w:hAnsi="Cambria Math"/>
                <w:lang w:val="en-CA"/>
              </w:rPr>
              <m:t>i</m:t>
            </m:r>
          </m:sub>
        </m:sSub>
      </m:oMath>
      <w:r w:rsidRPr="0026136C">
        <w:rPr>
          <w:b w:val="0"/>
          <w:bCs/>
        </w:rPr>
        <w:t xml:space="preserve"> is the cost of the i-th empire</w:t>
      </w:r>
      <w:r w:rsidR="00CB57FC">
        <w:rPr>
          <w:b w:val="0"/>
          <w:bCs/>
        </w:rPr>
        <w:t>.</w:t>
      </w:r>
    </w:p>
    <w:p w14:paraId="3434B870" w14:textId="16143C87" w:rsidR="00D61793" w:rsidRPr="00BC4E0E" w:rsidRDefault="00D61793" w:rsidP="00D61793">
      <w:pPr>
        <w:pStyle w:val="MDPI21heading1"/>
        <w:jc w:val="both"/>
        <w:rPr>
          <w:b w:val="0"/>
          <w:bCs/>
          <w:lang w:val="en-CA"/>
        </w:rPr>
      </w:pPr>
      <w:r w:rsidRPr="00BC4E0E">
        <w:rPr>
          <w:b w:val="0"/>
          <w:bCs/>
          <w:lang w:val="en-CA"/>
        </w:rPr>
        <w:t>And after that, the probability of taking over each empire is determined by the following relations:</w:t>
      </w:r>
    </w:p>
    <w:p w14:paraId="65946BFD" w14:textId="4A6AC709" w:rsidR="00D61793" w:rsidRPr="000C22B4" w:rsidRDefault="00994079" w:rsidP="0077451B">
      <w:pPr>
        <w:pStyle w:val="MDPI21heading1"/>
        <w:jc w:val="center"/>
        <w:rPr>
          <w:b w:val="0"/>
          <w:bCs/>
          <w:lang w:val="en-CA"/>
        </w:rPr>
      </w:pPr>
      <w:r w:rsidRPr="000C3840">
        <w:rPr>
          <w:b w:val="0"/>
          <w:bCs/>
          <w:lang w:val="en-CA"/>
        </w:rPr>
        <w:t xml:space="preserve">                           </w:t>
      </w:r>
      <m:oMath>
        <m:sSub>
          <m:sSubPr>
            <m:ctrlPr>
              <w:rPr>
                <w:rFonts w:ascii="Cambria Math" w:hAnsi="Cambria Math"/>
                <w:b w:val="0"/>
                <w:bCs/>
                <w:lang w:val="en-CA"/>
              </w:rPr>
            </m:ctrlPr>
          </m:sSubPr>
          <m:e>
            <m:r>
              <m:rPr>
                <m:sty m:val="b"/>
              </m:rPr>
              <w:rPr>
                <w:rFonts w:ascii="Cambria Math" w:hAnsi="Cambria Math"/>
                <w:lang w:val="en-CA"/>
              </w:rPr>
              <m:t>P</m:t>
            </m:r>
          </m:e>
          <m:sub>
            <m:r>
              <m:rPr>
                <m:sty m:val="b"/>
              </m:rPr>
              <w:rPr>
                <w:rFonts w:ascii="Cambria Math" w:hAnsi="Cambria Math"/>
                <w:lang w:val="en-CA"/>
              </w:rPr>
              <m:t>n</m:t>
            </m:r>
          </m:sub>
        </m:sSub>
      </m:oMath>
      <w:r w:rsidR="00D61793" w:rsidRPr="000C3840">
        <w:rPr>
          <w:b w:val="0"/>
          <w:bCs/>
          <w:lang w:val="en-CA"/>
        </w:rPr>
        <w:t xml:space="preserve"> = | </w:t>
      </w:r>
      <m:oMath>
        <m:f>
          <m:fPr>
            <m:ctrlPr>
              <w:rPr>
                <w:rFonts w:ascii="Cambria Math" w:hAnsi="Cambria Math"/>
                <w:b w:val="0"/>
                <w:bCs/>
                <w:lang w:val="en-CA"/>
              </w:rPr>
            </m:ctrlPr>
          </m:fPr>
          <m:num>
            <m:r>
              <m:rPr>
                <m:sty m:val="b"/>
              </m:rPr>
              <w:rPr>
                <w:rFonts w:ascii="Cambria Math" w:hAnsi="Cambria Math"/>
                <w:lang w:val="en-CA"/>
              </w:rPr>
              <m:t>(NormEmpCost)i</m:t>
            </m:r>
          </m:num>
          <m:den>
            <m:nary>
              <m:naryPr>
                <m:chr m:val="∑"/>
                <m:limLoc m:val="subSup"/>
                <m:ctrlPr>
                  <w:rPr>
                    <w:rFonts w:ascii="Cambria Math" w:hAnsi="Cambria Math"/>
                    <w:b w:val="0"/>
                    <w:bCs/>
                    <w:lang w:val="en-CA"/>
                  </w:rPr>
                </m:ctrlPr>
              </m:naryPr>
              <m:sub>
                <m:r>
                  <m:rPr>
                    <m:sty m:val="b"/>
                  </m:rPr>
                  <w:rPr>
                    <w:rFonts w:ascii="Cambria Math" w:hAnsi="Cambria Math"/>
                    <w:lang w:val="en-CA"/>
                  </w:rPr>
                  <m:t>1</m:t>
                </m:r>
              </m:sub>
              <m:sup>
                <m:r>
                  <m:rPr>
                    <m:sty m:val="b"/>
                  </m:rPr>
                  <w:rPr>
                    <w:rFonts w:ascii="Cambria Math" w:hAnsi="Cambria Math"/>
                    <w:lang w:val="en-CA"/>
                  </w:rPr>
                  <m:t>NoImp</m:t>
                </m:r>
              </m:sup>
              <m:e>
                <m:d>
                  <m:dPr>
                    <m:ctrlPr>
                      <w:rPr>
                        <w:rFonts w:ascii="Cambria Math" w:hAnsi="Cambria Math"/>
                        <w:b w:val="0"/>
                        <w:bCs/>
                        <w:lang w:val="en-CA"/>
                      </w:rPr>
                    </m:ctrlPr>
                  </m:dPr>
                  <m:e>
                    <m:r>
                      <m:rPr>
                        <m:sty m:val="b"/>
                      </m:rPr>
                      <w:rPr>
                        <w:rFonts w:ascii="Cambria Math" w:hAnsi="Cambria Math"/>
                        <w:lang w:val="en-CA"/>
                      </w:rPr>
                      <m:t>NormEmpCost</m:t>
                    </m:r>
                  </m:e>
                </m:d>
                <m:r>
                  <m:rPr>
                    <m:sty m:val="b"/>
                  </m:rPr>
                  <w:rPr>
                    <w:rFonts w:ascii="Cambria Math" w:hAnsi="Cambria Math"/>
                    <w:lang w:val="en-CA"/>
                  </w:rPr>
                  <m:t>i</m:t>
                </m:r>
              </m:e>
            </m:nary>
            <m:r>
              <m:rPr>
                <m:sty m:val="b"/>
              </m:rPr>
              <w:rPr>
                <w:rFonts w:ascii="Cambria Math" w:hAnsi="Cambria Math"/>
                <w:lang w:val="en-CA"/>
              </w:rPr>
              <m:t xml:space="preserve"> </m:t>
            </m:r>
          </m:den>
        </m:f>
        <m:r>
          <m:rPr>
            <m:sty m:val="b"/>
          </m:rPr>
          <w:rPr>
            <w:rFonts w:ascii="Cambria Math" w:hAnsi="Cambria Math"/>
            <w:lang w:val="en-CA"/>
          </w:rPr>
          <m:t xml:space="preserve"> </m:t>
        </m:r>
      </m:oMath>
      <w:r w:rsidR="00D61793" w:rsidRPr="000C22B4">
        <w:rPr>
          <w:b w:val="0"/>
          <w:bCs/>
          <w:lang w:val="en-CA"/>
        </w:rPr>
        <w:t>|</w:t>
      </w:r>
      <w:r>
        <w:rPr>
          <w:b w:val="0"/>
          <w:bCs/>
          <w:lang w:val="en-CA"/>
        </w:rPr>
        <w:t xml:space="preserve">                          </w:t>
      </w:r>
      <w:proofErr w:type="gramStart"/>
      <w:r>
        <w:rPr>
          <w:b w:val="0"/>
          <w:bCs/>
          <w:lang w:val="en-CA"/>
        </w:rPr>
        <w:t xml:space="preserve">   (</w:t>
      </w:r>
      <w:proofErr w:type="gramEnd"/>
      <w:r>
        <w:rPr>
          <w:b w:val="0"/>
          <w:bCs/>
          <w:lang w:val="en-CA"/>
        </w:rPr>
        <w:t>16)</w:t>
      </w:r>
    </w:p>
    <w:p w14:paraId="5D8C6225" w14:textId="39BFB587" w:rsidR="008A52E9" w:rsidRDefault="00D61793" w:rsidP="006A6616">
      <w:pPr>
        <w:pStyle w:val="MDPI21heading1"/>
        <w:jc w:val="both"/>
        <w:rPr>
          <w:b w:val="0"/>
          <w:bCs/>
          <w:lang w:val="en-CA"/>
        </w:rPr>
      </w:pPr>
      <w:r w:rsidRPr="00BC4E0E">
        <w:rPr>
          <w:b w:val="0"/>
          <w:bCs/>
          <w:lang w:val="en-CA"/>
        </w:rPr>
        <w:t xml:space="preserve"> When an empire has no colonies, its colonizing country must become a colony of one of the empires. The process of assigning that colonizer to other empires is </w:t>
      </w:r>
      <w:proofErr w:type="gramStart"/>
      <w:r w:rsidRPr="00BC4E0E">
        <w:rPr>
          <w:b w:val="0"/>
          <w:bCs/>
          <w:lang w:val="en-CA"/>
        </w:rPr>
        <w:t>similar to</w:t>
      </w:r>
      <w:proofErr w:type="gramEnd"/>
      <w:r w:rsidRPr="00BC4E0E">
        <w:rPr>
          <w:b w:val="0"/>
          <w:bCs/>
          <w:lang w:val="en-CA"/>
        </w:rPr>
        <w:t xml:space="preserve"> the previous step. At the end of each iteration, the convergence condition is checked and if this condition is met, the algorithm stops. Otherwise, we </w:t>
      </w:r>
      <w:proofErr w:type="gramStart"/>
      <w:r w:rsidRPr="00BC4E0E">
        <w:rPr>
          <w:b w:val="0"/>
          <w:bCs/>
          <w:lang w:val="en-CA"/>
        </w:rPr>
        <w:t>have to</w:t>
      </w:r>
      <w:proofErr w:type="gramEnd"/>
      <w:r w:rsidRPr="00BC4E0E">
        <w:rPr>
          <w:b w:val="0"/>
          <w:bCs/>
          <w:lang w:val="en-CA"/>
        </w:rPr>
        <w:t xml:space="preserve"> continue repeating</w:t>
      </w:r>
      <w:r w:rsidR="004457CC">
        <w:rPr>
          <w:b w:val="0"/>
          <w:bCs/>
          <w:lang w:val="en-CA"/>
        </w:rPr>
        <w:t xml:space="preserve"> [</w:t>
      </w:r>
      <w:r w:rsidR="00891397">
        <w:rPr>
          <w:b w:val="0"/>
          <w:bCs/>
          <w:lang w:val="en-CA"/>
        </w:rPr>
        <w:t>14</w:t>
      </w:r>
      <w:r w:rsidR="00B46523">
        <w:rPr>
          <w:b w:val="0"/>
          <w:bCs/>
          <w:lang w:val="en-CA"/>
        </w:rPr>
        <w:t>,15</w:t>
      </w:r>
      <w:r w:rsidR="00691079" w:rsidRPr="00BC4E0E">
        <w:rPr>
          <w:b w:val="0"/>
          <w:bCs/>
          <w:lang w:val="en-CA"/>
        </w:rPr>
        <w:t>]</w:t>
      </w:r>
      <w:r w:rsidR="00A41624">
        <w:rPr>
          <w:b w:val="0"/>
          <w:bCs/>
          <w:lang w:val="en-CA"/>
        </w:rPr>
        <w:t xml:space="preserve">. </w:t>
      </w:r>
      <w:r w:rsidR="00A41624" w:rsidRPr="00A41624">
        <w:rPr>
          <w:b w:val="0"/>
          <w:bCs/>
          <w:lang w:val="en-CA"/>
        </w:rPr>
        <w:t>Figure 3</w:t>
      </w:r>
      <w:r w:rsidR="009C2835">
        <w:rPr>
          <w:b w:val="0"/>
          <w:bCs/>
          <w:lang w:val="en-CA"/>
        </w:rPr>
        <w:t xml:space="preserve"> is</w:t>
      </w:r>
      <w:r w:rsidR="00A41624" w:rsidRPr="00A41624">
        <w:rPr>
          <w:b w:val="0"/>
          <w:bCs/>
          <w:lang w:val="en-CA"/>
        </w:rPr>
        <w:t xml:space="preserve"> </w:t>
      </w:r>
      <w:r w:rsidR="00A41624">
        <w:rPr>
          <w:b w:val="0"/>
          <w:bCs/>
          <w:lang w:val="en-CA"/>
        </w:rPr>
        <w:t xml:space="preserve">shown the </w:t>
      </w:r>
      <w:r w:rsidR="004457CC">
        <w:rPr>
          <w:b w:val="0"/>
          <w:bCs/>
          <w:lang w:val="en-CA"/>
        </w:rPr>
        <w:t>f</w:t>
      </w:r>
      <w:r w:rsidR="00A41624" w:rsidRPr="00A41624">
        <w:rPr>
          <w:b w:val="0"/>
          <w:bCs/>
          <w:lang w:val="en-CA"/>
        </w:rPr>
        <w:t xml:space="preserve">lowchart </w:t>
      </w:r>
      <w:r w:rsidR="00A41624" w:rsidRPr="00BC4E0E">
        <w:rPr>
          <w:b w:val="0"/>
          <w:bCs/>
          <w:lang w:val="en-CA"/>
        </w:rPr>
        <w:t>of</w:t>
      </w:r>
      <w:r w:rsidR="004457CC">
        <w:rPr>
          <w:b w:val="0"/>
          <w:bCs/>
          <w:lang w:val="en-CA"/>
        </w:rPr>
        <w:t xml:space="preserve"> ICA</w:t>
      </w:r>
      <w:r w:rsidR="00BC39E4">
        <w:rPr>
          <w:b w:val="0"/>
          <w:bCs/>
          <w:lang w:val="en-CA"/>
        </w:rPr>
        <w:t>.</w:t>
      </w:r>
    </w:p>
    <w:p w14:paraId="17297FFA" w14:textId="77777777" w:rsidR="00C75774" w:rsidRDefault="006A6616" w:rsidP="00C75774">
      <w:pPr>
        <w:pStyle w:val="MDPI21heading1"/>
        <w:rPr>
          <w:b w:val="0"/>
          <w:bCs/>
          <w:lang w:val="en-CA"/>
        </w:rPr>
      </w:pPr>
      <w:r w:rsidRPr="00BC4E0E">
        <w:rPr>
          <w:b w:val="0"/>
          <w:noProof/>
          <w:snapToGrid/>
          <w:color w:val="auto"/>
          <w:sz w:val="24"/>
          <w:szCs w:val="24"/>
          <w:lang w:eastAsia="en-CA" w:bidi="fa-IR"/>
        </w:rPr>
        <w:drawing>
          <wp:inline distT="0" distB="0" distL="0" distR="0" wp14:anchorId="79661BEC" wp14:editId="7BD20FF1">
            <wp:extent cx="4624705" cy="1758950"/>
            <wp:effectExtent l="0" t="0" r="4445" b="0"/>
            <wp:docPr id="1876676029" name="Picture 1" descr="A diagram of a strate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76029" name="Picture 1" descr="A diagram of a strategy&#10;&#10;Description automatically generated"/>
                    <pic:cNvPicPr/>
                  </pic:nvPicPr>
                  <pic:blipFill>
                    <a:blip r:embed="rId21"/>
                    <a:stretch>
                      <a:fillRect/>
                    </a:stretch>
                  </pic:blipFill>
                  <pic:spPr>
                    <a:xfrm>
                      <a:off x="0" y="0"/>
                      <a:ext cx="4663762" cy="1773805"/>
                    </a:xfrm>
                    <a:prstGeom prst="rect">
                      <a:avLst/>
                    </a:prstGeom>
                  </pic:spPr>
                </pic:pic>
              </a:graphicData>
            </a:graphic>
          </wp:inline>
        </w:drawing>
      </w:r>
    </w:p>
    <w:p w14:paraId="037EF1D0" w14:textId="328E3908" w:rsidR="00B90F59" w:rsidRDefault="00370F7D" w:rsidP="00C75774">
      <w:pPr>
        <w:pStyle w:val="MDPI21heading1"/>
        <w:rPr>
          <w:b w:val="0"/>
          <w:bCs/>
          <w:lang w:val="en-CA"/>
        </w:rPr>
      </w:pPr>
      <w:r w:rsidRPr="00BC4E0E">
        <w:rPr>
          <w:lang w:val="en-CA"/>
        </w:rPr>
        <w:t>Figure</w:t>
      </w:r>
      <w:r w:rsidR="00F30C86">
        <w:rPr>
          <w:lang w:val="en-CA"/>
        </w:rPr>
        <w:t xml:space="preserve"> </w:t>
      </w:r>
      <w:r w:rsidRPr="00BC4E0E">
        <w:rPr>
          <w:lang w:val="en-CA"/>
        </w:rPr>
        <w:t>3</w:t>
      </w:r>
      <w:r w:rsidR="00E02D15" w:rsidRPr="00BC4E0E">
        <w:rPr>
          <w:lang w:val="en-CA"/>
        </w:rPr>
        <w:t>.</w:t>
      </w:r>
      <w:r w:rsidRPr="00BC4E0E">
        <w:rPr>
          <w:lang w:val="en-CA"/>
        </w:rPr>
        <w:t xml:space="preserve"> </w:t>
      </w:r>
      <w:r w:rsidRPr="00BC4E0E">
        <w:rPr>
          <w:b w:val="0"/>
          <w:bCs/>
          <w:lang w:val="en-CA"/>
        </w:rPr>
        <w:t>Flowchart of the Imperialist Competitive Algorithm [</w:t>
      </w:r>
      <w:r w:rsidR="00B46523">
        <w:rPr>
          <w:b w:val="0"/>
          <w:bCs/>
          <w:lang w:val="en-CA"/>
        </w:rPr>
        <w:t>16</w:t>
      </w:r>
      <w:r w:rsidR="00BC39E4">
        <w:rPr>
          <w:b w:val="0"/>
          <w:bCs/>
          <w:lang w:val="en-CA"/>
        </w:rPr>
        <w:t>]</w:t>
      </w:r>
      <w:r w:rsidR="009A09DF">
        <w:rPr>
          <w:b w:val="0"/>
          <w:bCs/>
          <w:lang w:val="en-CA"/>
        </w:rPr>
        <w:t>.</w:t>
      </w:r>
    </w:p>
    <w:p w14:paraId="7C71129A" w14:textId="319DD99B" w:rsidR="00C75774" w:rsidRDefault="00C75774" w:rsidP="00C75774">
      <w:pPr>
        <w:pStyle w:val="MDPI21heading1"/>
        <w:rPr>
          <w:b w:val="0"/>
          <w:bCs/>
          <w:lang w:val="en-CA"/>
        </w:rPr>
      </w:pPr>
      <w:r>
        <w:rPr>
          <w:b w:val="0"/>
          <w:bCs/>
          <w:lang w:val="en-CA"/>
        </w:rPr>
        <w:t xml:space="preserve">A comparison of different optimization techniques </w:t>
      </w:r>
      <w:r w:rsidR="00430619">
        <w:rPr>
          <w:b w:val="0"/>
          <w:bCs/>
          <w:lang w:val="en-CA"/>
        </w:rPr>
        <w:t>is</w:t>
      </w:r>
      <w:r>
        <w:rPr>
          <w:b w:val="0"/>
          <w:bCs/>
          <w:lang w:val="en-CA"/>
        </w:rPr>
        <w:t xml:space="preserve"> listed in Table 1.</w:t>
      </w:r>
    </w:p>
    <w:p w14:paraId="112FAA95" w14:textId="77777777" w:rsidR="00430619" w:rsidRPr="00C75774" w:rsidRDefault="00430619" w:rsidP="00C75774">
      <w:pPr>
        <w:pStyle w:val="MDPI21heading1"/>
        <w:rPr>
          <w:lang w:val="en-CA"/>
        </w:rPr>
      </w:pPr>
    </w:p>
    <w:p w14:paraId="4D14DEA3" w14:textId="072A6DF5" w:rsidR="001152A4" w:rsidRDefault="00B90F59" w:rsidP="00370F7D">
      <w:pPr>
        <w:pStyle w:val="MDPI21heading1"/>
        <w:jc w:val="both"/>
        <w:rPr>
          <w:b w:val="0"/>
          <w:bCs/>
          <w:lang w:val="en-CA"/>
        </w:rPr>
      </w:pPr>
      <w:r w:rsidRPr="005435A6">
        <w:rPr>
          <w:bCs/>
          <w:lang w:val="en-CA"/>
        </w:rPr>
        <w:t xml:space="preserve">Table 1: </w:t>
      </w:r>
      <w:r w:rsidRPr="001B0350">
        <w:rPr>
          <w:b w:val="0"/>
          <w:lang w:val="en-CA"/>
        </w:rPr>
        <w:t>Comparison of Optimization Techniques</w:t>
      </w:r>
      <w:r>
        <w:rPr>
          <w:b w:val="0"/>
          <w:lang w:val="en-CA"/>
        </w:rPr>
        <w:t>.</w:t>
      </w:r>
    </w:p>
    <w:tbl>
      <w:tblPr>
        <w:tblStyle w:val="TableGrid"/>
        <w:tblW w:w="8027" w:type="dxa"/>
        <w:tblInd w:w="2608" w:type="dxa"/>
        <w:tblLook w:val="04A0" w:firstRow="1" w:lastRow="0" w:firstColumn="1" w:lastColumn="0" w:noHBand="0" w:noVBand="1"/>
      </w:tblPr>
      <w:tblGrid>
        <w:gridCol w:w="2298"/>
        <w:gridCol w:w="1933"/>
        <w:gridCol w:w="1834"/>
        <w:gridCol w:w="1962"/>
      </w:tblGrid>
      <w:tr w:rsidR="001152A4" w14:paraId="2DCC8DF2" w14:textId="77777777" w:rsidTr="00F161C2">
        <w:trPr>
          <w:trHeight w:val="570"/>
        </w:trPr>
        <w:tc>
          <w:tcPr>
            <w:tcW w:w="2298" w:type="dxa"/>
            <w:shd w:val="clear" w:color="auto" w:fill="E7E6E6" w:themeFill="background2"/>
            <w:vAlign w:val="center"/>
          </w:tcPr>
          <w:p w14:paraId="644A7BFF" w14:textId="7ECF0C3E" w:rsidR="001152A4" w:rsidRPr="00F161C2" w:rsidRDefault="000574BC" w:rsidP="00DC7EC0">
            <w:pPr>
              <w:pStyle w:val="MDPI21heading1"/>
              <w:spacing w:before="0" w:after="0"/>
              <w:ind w:left="0"/>
              <w:jc w:val="left"/>
              <w:rPr>
                <w:lang w:val="en-CA"/>
              </w:rPr>
            </w:pPr>
            <w:r w:rsidRPr="00F161C2">
              <w:rPr>
                <w:lang w:val="en-CA"/>
              </w:rPr>
              <w:t>Technique</w:t>
            </w:r>
          </w:p>
        </w:tc>
        <w:tc>
          <w:tcPr>
            <w:tcW w:w="1933" w:type="dxa"/>
            <w:shd w:val="clear" w:color="auto" w:fill="E7E6E6" w:themeFill="background2"/>
            <w:vAlign w:val="center"/>
          </w:tcPr>
          <w:p w14:paraId="1883DEE0" w14:textId="513CEC62" w:rsidR="001152A4" w:rsidRPr="00F161C2" w:rsidRDefault="000574BC" w:rsidP="00DC7EC0">
            <w:pPr>
              <w:pStyle w:val="MDPI21heading1"/>
              <w:spacing w:before="0" w:after="0"/>
              <w:ind w:left="0"/>
              <w:jc w:val="left"/>
              <w:rPr>
                <w:lang w:val="en-CA"/>
              </w:rPr>
            </w:pPr>
            <w:r w:rsidRPr="00F161C2">
              <w:rPr>
                <w:lang w:val="en-CA"/>
              </w:rPr>
              <w:t>Key Features</w:t>
            </w:r>
          </w:p>
        </w:tc>
        <w:tc>
          <w:tcPr>
            <w:tcW w:w="1834" w:type="dxa"/>
            <w:shd w:val="clear" w:color="auto" w:fill="E7E6E6" w:themeFill="background2"/>
            <w:vAlign w:val="center"/>
          </w:tcPr>
          <w:p w14:paraId="1609E6CF" w14:textId="6815A24E" w:rsidR="001152A4" w:rsidRPr="00F161C2" w:rsidRDefault="00A566D7" w:rsidP="00DC7EC0">
            <w:pPr>
              <w:pStyle w:val="MDPI21heading1"/>
              <w:spacing w:before="0" w:after="0"/>
              <w:ind w:left="0"/>
              <w:jc w:val="left"/>
              <w:rPr>
                <w:lang w:val="en-CA"/>
              </w:rPr>
            </w:pPr>
            <w:r w:rsidRPr="00F161C2">
              <w:rPr>
                <w:lang w:val="en-CA"/>
              </w:rPr>
              <w:t>Advantages</w:t>
            </w:r>
          </w:p>
        </w:tc>
        <w:tc>
          <w:tcPr>
            <w:tcW w:w="1962" w:type="dxa"/>
            <w:shd w:val="clear" w:color="auto" w:fill="E7E6E6" w:themeFill="background2"/>
            <w:vAlign w:val="center"/>
          </w:tcPr>
          <w:p w14:paraId="14E845DB" w14:textId="7C0E5D25" w:rsidR="001152A4" w:rsidRPr="00F161C2" w:rsidRDefault="00937F76" w:rsidP="00DC7EC0">
            <w:pPr>
              <w:pStyle w:val="MDPI21heading1"/>
              <w:spacing w:before="0" w:after="0"/>
              <w:ind w:left="0"/>
              <w:jc w:val="left"/>
              <w:rPr>
                <w:lang w:val="en-CA"/>
              </w:rPr>
            </w:pPr>
            <w:r w:rsidRPr="00F161C2">
              <w:rPr>
                <w:lang w:val="en-CA"/>
              </w:rPr>
              <w:t>Drawbacks</w:t>
            </w:r>
          </w:p>
        </w:tc>
      </w:tr>
      <w:tr w:rsidR="00AE73E9" w14:paraId="39EB3D71" w14:textId="77777777" w:rsidTr="00F161C2">
        <w:trPr>
          <w:trHeight w:val="1017"/>
        </w:trPr>
        <w:tc>
          <w:tcPr>
            <w:tcW w:w="2298" w:type="dxa"/>
            <w:vAlign w:val="center"/>
          </w:tcPr>
          <w:p w14:paraId="1B6E36E9" w14:textId="59531F73" w:rsidR="00AE73E9"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Deterministic Methods</w:t>
            </w:r>
          </w:p>
        </w:tc>
        <w:tc>
          <w:tcPr>
            <w:tcW w:w="1933" w:type="dxa"/>
            <w:vAlign w:val="center"/>
          </w:tcPr>
          <w:p w14:paraId="6E3D52BF" w14:textId="21007DF4" w:rsidR="00AE73E9"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Mathematical rules, requires derivatives</w:t>
            </w:r>
          </w:p>
        </w:tc>
        <w:tc>
          <w:tcPr>
            <w:tcW w:w="1834" w:type="dxa"/>
            <w:vAlign w:val="center"/>
          </w:tcPr>
          <w:p w14:paraId="419C5BE1" w14:textId="2AECB788" w:rsidR="00AE73E9" w:rsidRPr="00DC7EC0" w:rsidRDefault="00C34F3E"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Fast convergence</w:t>
            </w:r>
          </w:p>
        </w:tc>
        <w:tc>
          <w:tcPr>
            <w:tcW w:w="1962" w:type="dxa"/>
            <w:vAlign w:val="center"/>
          </w:tcPr>
          <w:p w14:paraId="267D8F32" w14:textId="1F495E23" w:rsidR="00AE73E9" w:rsidRPr="00DC7EC0" w:rsidRDefault="00083ADB"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Sensitive to initial points, may not reach global optimum</w:t>
            </w:r>
          </w:p>
        </w:tc>
      </w:tr>
      <w:tr w:rsidR="00AE73E9" w14:paraId="52A5D2DD" w14:textId="77777777" w:rsidTr="00F161C2">
        <w:trPr>
          <w:trHeight w:val="774"/>
        </w:trPr>
        <w:tc>
          <w:tcPr>
            <w:tcW w:w="2298" w:type="dxa"/>
            <w:vAlign w:val="center"/>
          </w:tcPr>
          <w:p w14:paraId="10A0EE72" w14:textId="5649B798" w:rsidR="00AE73E9"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Stochastic Methods</w:t>
            </w:r>
          </w:p>
        </w:tc>
        <w:tc>
          <w:tcPr>
            <w:tcW w:w="1933" w:type="dxa"/>
            <w:vAlign w:val="center"/>
          </w:tcPr>
          <w:p w14:paraId="08E84F74" w14:textId="65151E3B" w:rsidR="00AE73E9"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Statistical rules, random searches</w:t>
            </w:r>
          </w:p>
        </w:tc>
        <w:tc>
          <w:tcPr>
            <w:tcW w:w="1834" w:type="dxa"/>
            <w:vAlign w:val="center"/>
          </w:tcPr>
          <w:p w14:paraId="533CC5EB" w14:textId="7635995E" w:rsidR="00AE73E9" w:rsidRPr="00DC7EC0" w:rsidRDefault="000874FE"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Can find global optimum, handles non-linearity</w:t>
            </w:r>
          </w:p>
        </w:tc>
        <w:tc>
          <w:tcPr>
            <w:tcW w:w="1962" w:type="dxa"/>
            <w:vAlign w:val="center"/>
          </w:tcPr>
          <w:p w14:paraId="5D81ABB9" w14:textId="73A9A654" w:rsidR="00AE73E9" w:rsidRPr="00DC7EC0" w:rsidRDefault="00083ADB"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Slow convergence</w:t>
            </w:r>
          </w:p>
        </w:tc>
      </w:tr>
      <w:tr w:rsidR="001152A4" w14:paraId="7EA11322" w14:textId="77777777" w:rsidTr="00F161C2">
        <w:trPr>
          <w:trHeight w:val="785"/>
        </w:trPr>
        <w:tc>
          <w:tcPr>
            <w:tcW w:w="2298" w:type="dxa"/>
            <w:vAlign w:val="center"/>
          </w:tcPr>
          <w:p w14:paraId="3E974F63" w14:textId="085EF6E3" w:rsidR="001152A4" w:rsidRPr="00DC7EC0" w:rsidRDefault="00DC7EC0" w:rsidP="00DC7EC0">
            <w:pPr>
              <w:spacing w:line="240" w:lineRule="auto"/>
              <w:jc w:val="left"/>
              <w:rPr>
                <w:bCs/>
                <w:lang w:val="en-CA"/>
              </w:rPr>
            </w:pPr>
            <w:r w:rsidRPr="007979F2">
              <w:rPr>
                <w:bCs/>
                <w:lang w:val="en-CA"/>
              </w:rPr>
              <w:t>Hybrid Methods</w:t>
            </w:r>
          </w:p>
        </w:tc>
        <w:tc>
          <w:tcPr>
            <w:tcW w:w="1933" w:type="dxa"/>
            <w:vAlign w:val="center"/>
          </w:tcPr>
          <w:p w14:paraId="4DCD6068" w14:textId="018495ED" w:rsidR="001152A4"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Combination of deterministic and stochastic</w:t>
            </w:r>
          </w:p>
        </w:tc>
        <w:tc>
          <w:tcPr>
            <w:tcW w:w="1834" w:type="dxa"/>
            <w:vAlign w:val="center"/>
          </w:tcPr>
          <w:p w14:paraId="5AF84EA5" w14:textId="56786563" w:rsidR="001152A4" w:rsidRPr="00DC7EC0" w:rsidRDefault="000874FE"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Balances speed and accuracy</w:t>
            </w:r>
          </w:p>
        </w:tc>
        <w:tc>
          <w:tcPr>
            <w:tcW w:w="1962" w:type="dxa"/>
            <w:vAlign w:val="center"/>
          </w:tcPr>
          <w:p w14:paraId="02EDFA1E" w14:textId="00349E11" w:rsidR="001152A4" w:rsidRPr="00DC7EC0" w:rsidRDefault="006E21E1"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Complexity in implementation</w:t>
            </w:r>
          </w:p>
        </w:tc>
      </w:tr>
      <w:tr w:rsidR="001152A4" w14:paraId="5C192CB2" w14:textId="77777777" w:rsidTr="00F161C2">
        <w:trPr>
          <w:trHeight w:val="774"/>
        </w:trPr>
        <w:tc>
          <w:tcPr>
            <w:tcW w:w="2298" w:type="dxa"/>
            <w:vAlign w:val="center"/>
          </w:tcPr>
          <w:p w14:paraId="0467EF13" w14:textId="695E6071" w:rsidR="001152A4" w:rsidRPr="00DC7EC0" w:rsidRDefault="00AE73E9" w:rsidP="00DC7EC0">
            <w:pPr>
              <w:spacing w:line="240" w:lineRule="auto"/>
              <w:jc w:val="left"/>
              <w:rPr>
                <w:bCs/>
                <w:lang w:val="en-CA"/>
              </w:rPr>
            </w:pPr>
            <w:r w:rsidRPr="00DC7EC0">
              <w:rPr>
                <w:bCs/>
                <w:lang w:val="en-CA"/>
              </w:rPr>
              <w:lastRenderedPageBreak/>
              <w:t>Genetic Algorithm (GA)</w:t>
            </w:r>
          </w:p>
        </w:tc>
        <w:tc>
          <w:tcPr>
            <w:tcW w:w="1933" w:type="dxa"/>
            <w:vAlign w:val="center"/>
          </w:tcPr>
          <w:p w14:paraId="224B6FB7" w14:textId="63D66675" w:rsidR="001152A4"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Inspired by natural selection, uses fitness function</w:t>
            </w:r>
          </w:p>
        </w:tc>
        <w:tc>
          <w:tcPr>
            <w:tcW w:w="1834" w:type="dxa"/>
            <w:vAlign w:val="center"/>
          </w:tcPr>
          <w:p w14:paraId="430981B8" w14:textId="33257FC7" w:rsidR="001152A4" w:rsidRPr="00DC7EC0" w:rsidRDefault="000874FE"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Handles complex problems, flexible</w:t>
            </w:r>
          </w:p>
        </w:tc>
        <w:tc>
          <w:tcPr>
            <w:tcW w:w="1962" w:type="dxa"/>
            <w:vAlign w:val="center"/>
          </w:tcPr>
          <w:p w14:paraId="5EC23932" w14:textId="5110D953" w:rsidR="001152A4" w:rsidRPr="00DC7EC0" w:rsidRDefault="006E21E1"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May converge slowly, computationally intensive</w:t>
            </w:r>
          </w:p>
        </w:tc>
      </w:tr>
      <w:tr w:rsidR="00AE73E9" w14:paraId="3EC04881" w14:textId="77777777" w:rsidTr="00F161C2">
        <w:trPr>
          <w:trHeight w:val="785"/>
        </w:trPr>
        <w:tc>
          <w:tcPr>
            <w:tcW w:w="2298" w:type="dxa"/>
            <w:vAlign w:val="center"/>
          </w:tcPr>
          <w:p w14:paraId="4CD49A54" w14:textId="40A3D700" w:rsidR="00AE73E9"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Imperialist Competitive Algorithm (ICA)</w:t>
            </w:r>
          </w:p>
        </w:tc>
        <w:tc>
          <w:tcPr>
            <w:tcW w:w="1933" w:type="dxa"/>
            <w:vAlign w:val="center"/>
          </w:tcPr>
          <w:p w14:paraId="1331776A" w14:textId="687BEF71" w:rsidR="00AE73E9"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Inspired by imperialistic competition</w:t>
            </w:r>
          </w:p>
        </w:tc>
        <w:tc>
          <w:tcPr>
            <w:tcW w:w="1834" w:type="dxa"/>
            <w:vAlign w:val="center"/>
          </w:tcPr>
          <w:p w14:paraId="6BBECA63" w14:textId="759DB716" w:rsidR="00AE73E9" w:rsidRPr="00DC7EC0" w:rsidRDefault="000874FE"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Efficient for large-scale problems</w:t>
            </w:r>
          </w:p>
        </w:tc>
        <w:tc>
          <w:tcPr>
            <w:tcW w:w="1962" w:type="dxa"/>
            <w:vAlign w:val="center"/>
          </w:tcPr>
          <w:p w14:paraId="1167309A" w14:textId="425770E7" w:rsidR="00AE73E9" w:rsidRPr="00DC7EC0" w:rsidRDefault="006E21E1"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Can get trapped in local optima</w:t>
            </w:r>
          </w:p>
        </w:tc>
      </w:tr>
      <w:tr w:rsidR="00AE73E9" w14:paraId="1EC4948D" w14:textId="77777777" w:rsidTr="00F161C2">
        <w:trPr>
          <w:trHeight w:val="774"/>
        </w:trPr>
        <w:tc>
          <w:tcPr>
            <w:tcW w:w="2298" w:type="dxa"/>
            <w:vAlign w:val="center"/>
          </w:tcPr>
          <w:p w14:paraId="71AA5E6B" w14:textId="3E85BC8E" w:rsidR="00AE73E9" w:rsidRPr="00DC7EC0" w:rsidRDefault="00AE73E9"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Hybrid GA-ICA</w:t>
            </w:r>
          </w:p>
        </w:tc>
        <w:tc>
          <w:tcPr>
            <w:tcW w:w="1933" w:type="dxa"/>
            <w:vAlign w:val="center"/>
          </w:tcPr>
          <w:p w14:paraId="2FF51BBE" w14:textId="2B9F6D47" w:rsidR="00AE73E9" w:rsidRPr="00DC7EC0" w:rsidRDefault="00083ADB"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Combines GA and ICA techniques</w:t>
            </w:r>
          </w:p>
        </w:tc>
        <w:tc>
          <w:tcPr>
            <w:tcW w:w="1834" w:type="dxa"/>
            <w:vAlign w:val="center"/>
          </w:tcPr>
          <w:p w14:paraId="69361F03" w14:textId="1E300088" w:rsidR="00AE73E9" w:rsidRPr="00DC7EC0" w:rsidRDefault="00083ADB"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Improves convergence and accuracy</w:t>
            </w:r>
          </w:p>
        </w:tc>
        <w:tc>
          <w:tcPr>
            <w:tcW w:w="1962" w:type="dxa"/>
            <w:vAlign w:val="center"/>
          </w:tcPr>
          <w:p w14:paraId="5C50B1DF" w14:textId="51F6CEB1" w:rsidR="00AE73E9" w:rsidRPr="00DC7EC0" w:rsidRDefault="006E21E1" w:rsidP="00DC7EC0">
            <w:pPr>
              <w:pStyle w:val="MDPI21heading1"/>
              <w:spacing w:before="0" w:after="0"/>
              <w:ind w:left="0"/>
              <w:jc w:val="left"/>
              <w:rPr>
                <w:rFonts w:eastAsia="SimSun"/>
                <w:b w:val="0"/>
                <w:bCs/>
                <w:snapToGrid/>
                <w:szCs w:val="20"/>
                <w:lang w:val="en-CA" w:eastAsia="zh-CN" w:bidi="ar-SA"/>
              </w:rPr>
            </w:pPr>
            <w:r w:rsidRPr="00DC7EC0">
              <w:rPr>
                <w:rFonts w:eastAsia="SimSun"/>
                <w:b w:val="0"/>
                <w:bCs/>
                <w:snapToGrid/>
                <w:szCs w:val="20"/>
                <w:lang w:val="en-CA" w:eastAsia="zh-CN" w:bidi="ar-SA"/>
              </w:rPr>
              <w:t>Increased computational complexity</w:t>
            </w:r>
          </w:p>
        </w:tc>
      </w:tr>
    </w:tbl>
    <w:p w14:paraId="6B5F1EF0" w14:textId="41EE0FCE" w:rsidR="00040BAE" w:rsidRPr="001B0350" w:rsidRDefault="00040BAE" w:rsidP="00B90F59">
      <w:pPr>
        <w:pStyle w:val="MDPI21heading1"/>
        <w:ind w:left="0"/>
        <w:jc w:val="both"/>
        <w:rPr>
          <w:b w:val="0"/>
          <w:lang w:val="en-CA"/>
        </w:rPr>
      </w:pPr>
    </w:p>
    <w:p w14:paraId="733C79AD" w14:textId="0468A808" w:rsidR="000914F4" w:rsidRPr="001B0350" w:rsidRDefault="00AC4102" w:rsidP="00370F7D">
      <w:pPr>
        <w:pStyle w:val="MDPI21heading1"/>
        <w:jc w:val="both"/>
        <w:rPr>
          <w:lang w:val="en-CA"/>
        </w:rPr>
      </w:pPr>
      <w:r w:rsidRPr="00366EFE">
        <w:rPr>
          <w:lang w:val="en-CA"/>
        </w:rPr>
        <w:t xml:space="preserve">3.3 </w:t>
      </w:r>
      <w:r w:rsidR="00F67DA9" w:rsidRPr="00F67DA9">
        <w:rPr>
          <w:b w:val="0"/>
          <w:bCs/>
          <w:lang w:val="en-CA"/>
        </w:rPr>
        <w:t xml:space="preserve"> </w:t>
      </w:r>
      <w:r w:rsidR="006F2AA1">
        <w:rPr>
          <w:b w:val="0"/>
          <w:bCs/>
          <w:lang w:val="en-CA"/>
        </w:rPr>
        <w:t xml:space="preserve">  </w:t>
      </w:r>
      <w:r w:rsidR="00F67DA9" w:rsidRPr="001B0350">
        <w:rPr>
          <w:lang w:val="en-CA"/>
        </w:rPr>
        <w:t>Explanation of the Hybrid Process</w:t>
      </w:r>
    </w:p>
    <w:p w14:paraId="68F9F7F8" w14:textId="7BC97D93" w:rsidR="00E16564" w:rsidRDefault="00E16564" w:rsidP="00E16564">
      <w:pPr>
        <w:pStyle w:val="MDPI21heading1"/>
        <w:jc w:val="center"/>
        <w:rPr>
          <w:b w:val="0"/>
          <w:bCs/>
          <w:lang w:val="en-CA"/>
        </w:rPr>
      </w:pPr>
      <w:commentRangeStart w:id="259"/>
      <w:r>
        <w:rPr>
          <w:b w:val="0"/>
          <w:bCs/>
          <w:noProof/>
          <w:lang w:val="en-CA"/>
        </w:rPr>
        <w:drawing>
          <wp:inline distT="0" distB="0" distL="0" distR="0" wp14:anchorId="1A63355D" wp14:editId="6E5EF40B">
            <wp:extent cx="2998853" cy="394630"/>
            <wp:effectExtent l="0" t="0" r="0" b="5715"/>
            <wp:docPr id="34691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9800" cy="410546"/>
                    </a:xfrm>
                    <a:prstGeom prst="rect">
                      <a:avLst/>
                    </a:prstGeom>
                    <a:noFill/>
                  </pic:spPr>
                </pic:pic>
              </a:graphicData>
            </a:graphic>
          </wp:inline>
        </w:drawing>
      </w:r>
      <w:commentRangeEnd w:id="259"/>
      <w:r w:rsidR="007F526B">
        <w:rPr>
          <w:rStyle w:val="CommentReference"/>
          <w:rFonts w:eastAsia="SimSun"/>
          <w:b w:val="0"/>
          <w:snapToGrid/>
          <w:lang w:eastAsia="zh-CN" w:bidi="ar-SA"/>
        </w:rPr>
        <w:commentReference w:id="259"/>
      </w:r>
    </w:p>
    <w:p w14:paraId="3EC71A7F" w14:textId="3514D95B" w:rsidR="004B7C97" w:rsidRPr="0082080C" w:rsidRDefault="004B7C97" w:rsidP="004B7C97">
      <w:pPr>
        <w:pStyle w:val="MDPI21heading1"/>
        <w:rPr>
          <w:b w:val="0"/>
          <w:bCs/>
          <w:color w:val="FF0000"/>
          <w:rtl/>
          <w:lang w:val="en-CA" w:bidi="fa-IR"/>
        </w:rPr>
      </w:pPr>
      <w:r w:rsidRPr="0082080C">
        <w:rPr>
          <w:color w:val="FF0000"/>
          <w:lang w:val="en-CA"/>
        </w:rPr>
        <w:t xml:space="preserve">Figure 4. </w:t>
      </w:r>
      <w:r w:rsidR="0082080C" w:rsidRPr="0082080C">
        <w:rPr>
          <w:b w:val="0"/>
          <w:bCs/>
          <w:color w:val="FF0000"/>
          <w:lang w:val="en-CA"/>
        </w:rPr>
        <w:t>Optimization process sequence</w:t>
      </w:r>
    </w:p>
    <w:p w14:paraId="2501BF7B" w14:textId="48405735" w:rsidR="00C34AEF" w:rsidRDefault="0082080C" w:rsidP="00D11881">
      <w:pPr>
        <w:pStyle w:val="MDPI21heading1"/>
        <w:jc w:val="both"/>
        <w:rPr>
          <w:b w:val="0"/>
          <w:bCs/>
        </w:rPr>
      </w:pPr>
      <w:r w:rsidRPr="0082080C">
        <w:rPr>
          <w:b w:val="0"/>
          <w:bCs/>
          <w:color w:val="FF0000"/>
          <w:lang w:val="en-CA" w:bidi="fa-IR"/>
        </w:rPr>
        <w:t xml:space="preserve">Based on Fig4, </w:t>
      </w:r>
      <w:r>
        <w:rPr>
          <w:b w:val="0"/>
          <w:bCs/>
          <w:lang w:val="en-CA" w:bidi="fa-IR"/>
        </w:rPr>
        <w:t>t</w:t>
      </w:r>
      <w:r w:rsidR="003C7783">
        <w:rPr>
          <w:b w:val="0"/>
          <w:bCs/>
          <w:lang w:val="en-CA"/>
        </w:rPr>
        <w:t>he</w:t>
      </w:r>
      <w:r w:rsidR="00F603D1" w:rsidRPr="00F603D1">
        <w:rPr>
          <w:b w:val="0"/>
          <w:bCs/>
          <w:lang w:val="en-CA"/>
        </w:rPr>
        <w:t xml:space="preserve"> initial population for the GA is either randomly generated or based on some heuristic. The same initial population serves as the starting point for the ICA.</w:t>
      </w:r>
      <w:r w:rsidR="00F603D1">
        <w:rPr>
          <w:b w:val="0"/>
          <w:bCs/>
          <w:lang w:val="en-CA"/>
        </w:rPr>
        <w:t xml:space="preserve"> Then </w:t>
      </w:r>
      <w:r w:rsidR="00F603D1" w:rsidRPr="00F603D1">
        <w:rPr>
          <w:b w:val="0"/>
          <w:bCs/>
        </w:rPr>
        <w:t>Both GA and ICA require fitness evaluations. For GA, fitness is used to select parents and generate offspring. For ICA, fitness helps in assigning colonies to imperialists.</w:t>
      </w:r>
    </w:p>
    <w:p w14:paraId="66AAD4F9" w14:textId="15CCCEEA" w:rsidR="00DC6E55" w:rsidRPr="007F526B" w:rsidRDefault="00DC6E55" w:rsidP="00D11881">
      <w:pPr>
        <w:pStyle w:val="MDPI21heading1"/>
        <w:numPr>
          <w:ilvl w:val="2"/>
          <w:numId w:val="33"/>
        </w:numPr>
        <w:jc w:val="both"/>
        <w:rPr>
          <w:bCs/>
          <w:highlight w:val="lightGray"/>
          <w:lang w:val="en-CA"/>
          <w:rPrChange w:id="260" w:author="Mahmoud Kiasari" w:date="2024-09-14T12:26:00Z" w16du:dateUtc="2024-09-14T15:26:00Z">
            <w:rPr>
              <w:bCs/>
              <w:lang w:val="en-CA"/>
            </w:rPr>
          </w:rPrChange>
        </w:rPr>
      </w:pPr>
      <w:r>
        <w:rPr>
          <w:bCs/>
          <w:lang w:val="en-CA"/>
        </w:rPr>
        <w:t xml:space="preserve"> </w:t>
      </w:r>
      <w:commentRangeStart w:id="261"/>
      <w:r w:rsidRPr="007F526B">
        <w:rPr>
          <w:bCs/>
          <w:highlight w:val="lightGray"/>
          <w:lang w:val="en-CA"/>
          <w:rPrChange w:id="262" w:author="Mahmoud Kiasari" w:date="2024-09-14T12:26:00Z" w16du:dateUtc="2024-09-14T15:26:00Z">
            <w:rPr>
              <w:bCs/>
              <w:lang w:val="en-CA"/>
            </w:rPr>
          </w:rPrChange>
        </w:rPr>
        <w:t>Genetic</w:t>
      </w:r>
      <w:commentRangeEnd w:id="261"/>
      <w:r w:rsidR="007F526B">
        <w:rPr>
          <w:rStyle w:val="CommentReference"/>
          <w:rFonts w:eastAsia="SimSun"/>
          <w:b w:val="0"/>
          <w:snapToGrid/>
          <w:lang w:eastAsia="zh-CN" w:bidi="ar-SA"/>
        </w:rPr>
        <w:commentReference w:id="261"/>
      </w:r>
      <w:r w:rsidRPr="007F526B">
        <w:rPr>
          <w:bCs/>
          <w:highlight w:val="lightGray"/>
          <w:lang w:val="en-CA"/>
          <w:rPrChange w:id="263" w:author="Mahmoud Kiasari" w:date="2024-09-14T12:26:00Z" w16du:dateUtc="2024-09-14T15:26:00Z">
            <w:rPr>
              <w:bCs/>
              <w:lang w:val="en-CA"/>
            </w:rPr>
          </w:rPrChange>
        </w:rPr>
        <w:t xml:space="preserve"> Algorithm Operations</w:t>
      </w:r>
    </w:p>
    <w:p w14:paraId="3FD0C07A" w14:textId="39CD42F5" w:rsidR="002D4955" w:rsidRPr="007F526B" w:rsidRDefault="00CF060A" w:rsidP="00D11881">
      <w:pPr>
        <w:pStyle w:val="MDPI21heading1"/>
        <w:numPr>
          <w:ilvl w:val="0"/>
          <w:numId w:val="31"/>
        </w:numPr>
        <w:jc w:val="both"/>
        <w:rPr>
          <w:b w:val="0"/>
          <w:highlight w:val="lightGray"/>
          <w:lang w:val="en-CA"/>
          <w:rPrChange w:id="264" w:author="Mahmoud Kiasari" w:date="2024-09-14T12:26:00Z" w16du:dateUtc="2024-09-14T15:26:00Z">
            <w:rPr>
              <w:b w:val="0"/>
              <w:lang w:val="en-CA"/>
            </w:rPr>
          </w:rPrChange>
        </w:rPr>
      </w:pPr>
      <w:r w:rsidRPr="007F526B">
        <w:rPr>
          <w:b w:val="0"/>
          <w:highlight w:val="lightGray"/>
          <w:lang w:val="en-CA"/>
          <w:rPrChange w:id="265" w:author="Mahmoud Kiasari" w:date="2024-09-14T12:26:00Z" w16du:dateUtc="2024-09-14T15:26:00Z">
            <w:rPr>
              <w:b w:val="0"/>
              <w:lang w:val="en-CA"/>
            </w:rPr>
          </w:rPrChange>
        </w:rPr>
        <w:t>The best individuals are selected based on fitness, ensuring that high-quality solutions have a better chance of being chosen.</w:t>
      </w:r>
    </w:p>
    <w:p w14:paraId="154CCFD8" w14:textId="2BD063CE" w:rsidR="00CF060A" w:rsidRPr="007F526B" w:rsidRDefault="00CF060A" w:rsidP="00D11881">
      <w:pPr>
        <w:pStyle w:val="MDPI21heading1"/>
        <w:numPr>
          <w:ilvl w:val="0"/>
          <w:numId w:val="31"/>
        </w:numPr>
        <w:jc w:val="both"/>
        <w:rPr>
          <w:b w:val="0"/>
          <w:highlight w:val="lightGray"/>
          <w:lang w:val="en-CA"/>
          <w:rPrChange w:id="266" w:author="Mahmoud Kiasari" w:date="2024-09-14T12:26:00Z" w16du:dateUtc="2024-09-14T15:26:00Z">
            <w:rPr>
              <w:b w:val="0"/>
              <w:lang w:val="en-CA"/>
            </w:rPr>
          </w:rPrChange>
        </w:rPr>
      </w:pPr>
      <w:r w:rsidRPr="007F526B">
        <w:rPr>
          <w:b w:val="0"/>
          <w:highlight w:val="lightGray"/>
          <w:lang w:val="en-CA"/>
          <w:rPrChange w:id="267" w:author="Mahmoud Kiasari" w:date="2024-09-14T12:26:00Z" w16du:dateUtc="2024-09-14T15:26:00Z">
            <w:rPr>
              <w:b w:val="0"/>
              <w:lang w:val="en-CA"/>
            </w:rPr>
          </w:rPrChange>
        </w:rPr>
        <w:t>Produces new candidate solutions by combining features from two or more parents, potentially creating more optimal solutions.</w:t>
      </w:r>
    </w:p>
    <w:p w14:paraId="38FB5C84" w14:textId="00439541" w:rsidR="00CF060A" w:rsidRPr="007F526B" w:rsidRDefault="00CF060A" w:rsidP="00D11881">
      <w:pPr>
        <w:pStyle w:val="MDPI21heading1"/>
        <w:numPr>
          <w:ilvl w:val="0"/>
          <w:numId w:val="31"/>
        </w:numPr>
        <w:jc w:val="both"/>
        <w:rPr>
          <w:b w:val="0"/>
          <w:highlight w:val="lightGray"/>
          <w:lang w:val="en-CA"/>
          <w:rPrChange w:id="268" w:author="Mahmoud Kiasari" w:date="2024-09-14T12:26:00Z" w16du:dateUtc="2024-09-14T15:26:00Z">
            <w:rPr>
              <w:b w:val="0"/>
              <w:lang w:val="en-CA"/>
            </w:rPr>
          </w:rPrChange>
        </w:rPr>
      </w:pPr>
      <w:r w:rsidRPr="007F526B">
        <w:rPr>
          <w:b w:val="0"/>
          <w:highlight w:val="lightGray"/>
          <w:lang w:val="en-CA"/>
          <w:rPrChange w:id="269" w:author="Mahmoud Kiasari" w:date="2024-09-14T12:26:00Z" w16du:dateUtc="2024-09-14T15:26:00Z">
            <w:rPr>
              <w:b w:val="0"/>
              <w:lang w:val="en-CA"/>
            </w:rPr>
          </w:rPrChange>
        </w:rPr>
        <w:t>Introduces random variations to ensure diversity and prevent premature convergence.</w:t>
      </w:r>
    </w:p>
    <w:p w14:paraId="408C5B93" w14:textId="3F593EFE" w:rsidR="002D4955" w:rsidRPr="007F526B" w:rsidRDefault="00DF3F02" w:rsidP="00D11881">
      <w:pPr>
        <w:pStyle w:val="MDPI21heading1"/>
        <w:numPr>
          <w:ilvl w:val="2"/>
          <w:numId w:val="33"/>
        </w:numPr>
        <w:jc w:val="both"/>
        <w:rPr>
          <w:bCs/>
          <w:highlight w:val="lightGray"/>
          <w:lang w:val="en-CA"/>
          <w:rPrChange w:id="270" w:author="Mahmoud Kiasari" w:date="2024-09-14T12:26:00Z" w16du:dateUtc="2024-09-14T15:26:00Z">
            <w:rPr>
              <w:bCs/>
              <w:lang w:val="en-CA"/>
            </w:rPr>
          </w:rPrChange>
        </w:rPr>
      </w:pPr>
      <w:r w:rsidRPr="007F526B">
        <w:rPr>
          <w:bCs/>
          <w:highlight w:val="lightGray"/>
          <w:lang w:val="en-CA"/>
          <w:rPrChange w:id="271" w:author="Mahmoud Kiasari" w:date="2024-09-14T12:26:00Z" w16du:dateUtc="2024-09-14T15:26:00Z">
            <w:rPr>
              <w:bCs/>
              <w:lang w:val="en-CA"/>
            </w:rPr>
          </w:rPrChange>
        </w:rPr>
        <w:t xml:space="preserve"> </w:t>
      </w:r>
      <w:r w:rsidR="00C635AF" w:rsidRPr="007F526B">
        <w:rPr>
          <w:bCs/>
          <w:highlight w:val="lightGray"/>
          <w:rPrChange w:id="272" w:author="Mahmoud Kiasari" w:date="2024-09-14T12:26:00Z" w16du:dateUtc="2024-09-14T15:26:00Z">
            <w:rPr>
              <w:bCs/>
            </w:rPr>
          </w:rPrChange>
        </w:rPr>
        <w:t>Imperialist Competitive Algorithm Framework</w:t>
      </w:r>
    </w:p>
    <w:p w14:paraId="46D1F751" w14:textId="38390FDA" w:rsidR="00C635AF" w:rsidRPr="007F526B" w:rsidRDefault="00C635AF" w:rsidP="00D11881">
      <w:pPr>
        <w:pStyle w:val="MDPI21heading1"/>
        <w:jc w:val="both"/>
        <w:rPr>
          <w:b w:val="0"/>
          <w:highlight w:val="lightGray"/>
          <w:rPrChange w:id="273" w:author="Mahmoud Kiasari" w:date="2024-09-14T12:26:00Z" w16du:dateUtc="2024-09-14T15:26:00Z">
            <w:rPr>
              <w:b w:val="0"/>
            </w:rPr>
          </w:rPrChange>
        </w:rPr>
      </w:pPr>
      <w:r w:rsidRPr="007F526B">
        <w:rPr>
          <w:b w:val="0"/>
          <w:highlight w:val="lightGray"/>
          <w:rPrChange w:id="274" w:author="Mahmoud Kiasari" w:date="2024-09-14T12:26:00Z" w16du:dateUtc="2024-09-14T15:26:00Z">
            <w:rPr>
              <w:b w:val="0"/>
            </w:rPr>
          </w:rPrChange>
        </w:rPr>
        <w:t>1.</w:t>
      </w:r>
      <w:r w:rsidR="00913CD8" w:rsidRPr="007F526B">
        <w:rPr>
          <w:b w:val="0"/>
          <w:highlight w:val="lightGray"/>
          <w:rPrChange w:id="275" w:author="Mahmoud Kiasari" w:date="2024-09-14T12:26:00Z" w16du:dateUtc="2024-09-14T15:26:00Z">
            <w:rPr>
              <w:b w:val="0"/>
            </w:rPr>
          </w:rPrChange>
        </w:rPr>
        <w:t xml:space="preserve"> </w:t>
      </w:r>
      <w:r w:rsidRPr="007F526B">
        <w:rPr>
          <w:b w:val="0"/>
          <w:highlight w:val="lightGray"/>
          <w:rPrChange w:id="276" w:author="Mahmoud Kiasari" w:date="2024-09-14T12:26:00Z" w16du:dateUtc="2024-09-14T15:26:00Z">
            <w:rPr>
              <w:b w:val="0"/>
            </w:rPr>
          </w:rPrChange>
        </w:rPr>
        <w:t xml:space="preserve"> Represent high-quality solutions from the current population.</w:t>
      </w:r>
    </w:p>
    <w:p w14:paraId="3121E0CC" w14:textId="0A1B3CAD" w:rsidR="00913CD8" w:rsidRPr="007F526B" w:rsidRDefault="00C635AF" w:rsidP="00D11881">
      <w:pPr>
        <w:pStyle w:val="MDPI21heading1"/>
        <w:jc w:val="both"/>
        <w:rPr>
          <w:b w:val="0"/>
          <w:highlight w:val="lightGray"/>
          <w:rPrChange w:id="277" w:author="Mahmoud Kiasari" w:date="2024-09-14T12:26:00Z" w16du:dateUtc="2024-09-14T15:26:00Z">
            <w:rPr>
              <w:b w:val="0"/>
            </w:rPr>
          </w:rPrChange>
        </w:rPr>
      </w:pPr>
      <w:r w:rsidRPr="007F526B">
        <w:rPr>
          <w:b w:val="0"/>
          <w:highlight w:val="lightGray"/>
          <w:rPrChange w:id="278" w:author="Mahmoud Kiasari" w:date="2024-09-14T12:26:00Z" w16du:dateUtc="2024-09-14T15:26:00Z">
            <w:rPr>
              <w:b w:val="0"/>
            </w:rPr>
          </w:rPrChange>
        </w:rPr>
        <w:t>2.</w:t>
      </w:r>
      <w:r w:rsidR="00913CD8" w:rsidRPr="007F526B">
        <w:rPr>
          <w:b w:val="0"/>
          <w:highlight w:val="lightGray"/>
          <w:rPrChange w:id="279" w:author="Mahmoud Kiasari" w:date="2024-09-14T12:26:00Z" w16du:dateUtc="2024-09-14T15:26:00Z">
            <w:rPr>
              <w:b w:val="0"/>
            </w:rPr>
          </w:rPrChange>
        </w:rPr>
        <w:t xml:space="preserve">  </w:t>
      </w:r>
      <w:r w:rsidRPr="007F526B">
        <w:rPr>
          <w:b w:val="0"/>
          <w:highlight w:val="lightGray"/>
          <w:rPrChange w:id="280" w:author="Mahmoud Kiasari" w:date="2024-09-14T12:26:00Z" w16du:dateUtc="2024-09-14T15:26:00Z">
            <w:rPr>
              <w:b w:val="0"/>
            </w:rPr>
          </w:rPrChange>
        </w:rPr>
        <w:t>Initially assigned to imperialists based on proximity or fitness.</w:t>
      </w:r>
    </w:p>
    <w:p w14:paraId="1293571D" w14:textId="168A74B0" w:rsidR="00C635AF" w:rsidRPr="007F526B" w:rsidRDefault="00913CD8" w:rsidP="00D11881">
      <w:pPr>
        <w:pStyle w:val="MDPI21heading1"/>
        <w:jc w:val="both"/>
        <w:rPr>
          <w:b w:val="0"/>
          <w:highlight w:val="lightGray"/>
          <w:rPrChange w:id="281" w:author="Mahmoud Kiasari" w:date="2024-09-14T12:26:00Z" w16du:dateUtc="2024-09-14T15:26:00Z">
            <w:rPr>
              <w:b w:val="0"/>
            </w:rPr>
          </w:rPrChange>
        </w:rPr>
      </w:pPr>
      <w:r w:rsidRPr="007F526B">
        <w:rPr>
          <w:b w:val="0"/>
          <w:highlight w:val="lightGray"/>
          <w:rPrChange w:id="282" w:author="Mahmoud Kiasari" w:date="2024-09-14T12:26:00Z" w16du:dateUtc="2024-09-14T15:26:00Z">
            <w:rPr>
              <w:b w:val="0"/>
            </w:rPr>
          </w:rPrChange>
        </w:rPr>
        <w:t xml:space="preserve">3.  </w:t>
      </w:r>
      <w:r w:rsidR="00C635AF" w:rsidRPr="007F526B">
        <w:rPr>
          <w:b w:val="0"/>
          <w:highlight w:val="lightGray"/>
          <w:rPrChange w:id="283" w:author="Mahmoud Kiasari" w:date="2024-09-14T12:26:00Z" w16du:dateUtc="2024-09-14T15:26:00Z">
            <w:rPr>
              <w:b w:val="0"/>
            </w:rPr>
          </w:rPrChange>
        </w:rPr>
        <w:t xml:space="preserve">Imperialists influence their colonies, and colonies are moved towards their imperialists. Imperialists also </w:t>
      </w:r>
      <w:r w:rsidR="0007300C" w:rsidRPr="007F526B">
        <w:rPr>
          <w:b w:val="0"/>
          <w:highlight w:val="lightGray"/>
          <w:rPrChange w:id="284" w:author="Mahmoud Kiasari" w:date="2024-09-14T12:26:00Z" w16du:dateUtc="2024-09-14T15:26:00Z">
            <w:rPr>
              <w:b w:val="0"/>
            </w:rPr>
          </w:rPrChange>
        </w:rPr>
        <w:t>competed</w:t>
      </w:r>
      <w:r w:rsidR="00C635AF" w:rsidRPr="007F526B">
        <w:rPr>
          <w:b w:val="0"/>
          <w:highlight w:val="lightGray"/>
          <w:rPrChange w:id="285" w:author="Mahmoud Kiasari" w:date="2024-09-14T12:26:00Z" w16du:dateUtc="2024-09-14T15:26:00Z">
            <w:rPr>
              <w:b w:val="0"/>
            </w:rPr>
          </w:rPrChange>
        </w:rPr>
        <w:t xml:space="preserve"> to acquire more colonies.</w:t>
      </w:r>
    </w:p>
    <w:p w14:paraId="565E2A11" w14:textId="399A48F8" w:rsidR="00913CD8" w:rsidRPr="007F526B" w:rsidRDefault="0010257D" w:rsidP="00D11881">
      <w:pPr>
        <w:pStyle w:val="MDPI21heading1"/>
        <w:jc w:val="both"/>
        <w:rPr>
          <w:bCs/>
          <w:highlight w:val="lightGray"/>
          <w:rPrChange w:id="286" w:author="Mahmoud Kiasari" w:date="2024-09-14T12:26:00Z" w16du:dateUtc="2024-09-14T15:26:00Z">
            <w:rPr>
              <w:bCs/>
            </w:rPr>
          </w:rPrChange>
        </w:rPr>
      </w:pPr>
      <w:r w:rsidRPr="007F526B">
        <w:rPr>
          <w:bCs/>
          <w:highlight w:val="lightGray"/>
          <w:rPrChange w:id="287" w:author="Mahmoud Kiasari" w:date="2024-09-14T12:26:00Z" w16du:dateUtc="2024-09-14T15:26:00Z">
            <w:rPr>
              <w:bCs/>
            </w:rPr>
          </w:rPrChange>
        </w:rPr>
        <w:t xml:space="preserve">3.3.3   </w:t>
      </w:r>
      <w:r w:rsidR="0007300C" w:rsidRPr="007F526B">
        <w:rPr>
          <w:bCs/>
          <w:highlight w:val="lightGray"/>
          <w:rPrChange w:id="288" w:author="Mahmoud Kiasari" w:date="2024-09-14T12:26:00Z" w16du:dateUtc="2024-09-14T15:26:00Z">
            <w:rPr>
              <w:bCs/>
            </w:rPr>
          </w:rPrChange>
        </w:rPr>
        <w:t xml:space="preserve"> </w:t>
      </w:r>
      <w:r w:rsidRPr="007F526B">
        <w:rPr>
          <w:bCs/>
          <w:highlight w:val="lightGray"/>
          <w:rPrChange w:id="289" w:author="Mahmoud Kiasari" w:date="2024-09-14T12:26:00Z" w16du:dateUtc="2024-09-14T15:26:00Z">
            <w:rPr>
              <w:bCs/>
            </w:rPr>
          </w:rPrChange>
        </w:rPr>
        <w:t>Hybrid Integration</w:t>
      </w:r>
    </w:p>
    <w:p w14:paraId="2CCFCEB8" w14:textId="3BE4CC25" w:rsidR="0007300C" w:rsidRPr="007F526B" w:rsidRDefault="0007300C" w:rsidP="00D11881">
      <w:pPr>
        <w:pStyle w:val="MDPI21heading1"/>
        <w:jc w:val="both"/>
        <w:rPr>
          <w:b w:val="0"/>
          <w:highlight w:val="lightGray"/>
          <w:lang w:val="en-CA"/>
          <w:rPrChange w:id="290" w:author="Mahmoud Kiasari" w:date="2024-09-14T12:26:00Z" w16du:dateUtc="2024-09-14T15:26:00Z">
            <w:rPr>
              <w:b w:val="0"/>
              <w:lang w:val="en-CA"/>
            </w:rPr>
          </w:rPrChange>
        </w:rPr>
      </w:pPr>
      <w:r w:rsidRPr="007F526B">
        <w:rPr>
          <w:b w:val="0"/>
          <w:highlight w:val="lightGray"/>
          <w:lang w:val="en-CA"/>
          <w:rPrChange w:id="291" w:author="Mahmoud Kiasari" w:date="2024-09-14T12:26:00Z" w16du:dateUtc="2024-09-14T15:26:00Z">
            <w:rPr>
              <w:b w:val="0"/>
              <w:lang w:val="en-CA"/>
            </w:rPr>
          </w:rPrChange>
        </w:rPr>
        <w:t xml:space="preserve">GA for Local Search: </w:t>
      </w:r>
      <w:r w:rsidR="00A41C0C" w:rsidRPr="007F526B">
        <w:rPr>
          <w:b w:val="0"/>
          <w:highlight w:val="lightGray"/>
          <w:lang w:val="en-CA"/>
          <w:rPrChange w:id="292" w:author="Mahmoud Kiasari" w:date="2024-09-14T12:26:00Z" w16du:dateUtc="2024-09-14T15:26:00Z">
            <w:rPr>
              <w:b w:val="0"/>
              <w:lang w:val="en-CA"/>
            </w:rPr>
          </w:rPrChange>
        </w:rPr>
        <w:t>Genetic operators are used to refines solutions, enhancing their quality on a local scale.</w:t>
      </w:r>
    </w:p>
    <w:p w14:paraId="3A59BF16" w14:textId="21238980" w:rsidR="0010257D" w:rsidRPr="007F526B" w:rsidRDefault="0007300C" w:rsidP="00D11881">
      <w:pPr>
        <w:pStyle w:val="MDPI21heading1"/>
        <w:jc w:val="both"/>
        <w:rPr>
          <w:b w:val="0"/>
          <w:highlight w:val="lightGray"/>
          <w:lang w:val="en-CA"/>
          <w:rPrChange w:id="293" w:author="Mahmoud Kiasari" w:date="2024-09-14T12:26:00Z" w16du:dateUtc="2024-09-14T15:26:00Z">
            <w:rPr>
              <w:b w:val="0"/>
              <w:lang w:val="en-CA"/>
            </w:rPr>
          </w:rPrChange>
        </w:rPr>
      </w:pPr>
      <w:r w:rsidRPr="007F526B">
        <w:rPr>
          <w:b w:val="0"/>
          <w:highlight w:val="lightGray"/>
          <w:lang w:val="en-CA"/>
          <w:rPrChange w:id="294" w:author="Mahmoud Kiasari" w:date="2024-09-14T12:26:00Z" w16du:dateUtc="2024-09-14T15:26:00Z">
            <w:rPr>
              <w:b w:val="0"/>
              <w:lang w:val="en-CA"/>
            </w:rPr>
          </w:rPrChange>
        </w:rPr>
        <w:t xml:space="preserve">ICA for Global Search: Ensures global exploration by adjusting </w:t>
      </w:r>
      <w:r w:rsidR="00A41C0C" w:rsidRPr="007F526B">
        <w:rPr>
          <w:b w:val="0"/>
          <w:highlight w:val="lightGray"/>
          <w:lang w:val="en-CA"/>
          <w:rPrChange w:id="295" w:author="Mahmoud Kiasari" w:date="2024-09-14T12:26:00Z" w16du:dateUtc="2024-09-14T15:26:00Z">
            <w:rPr>
              <w:b w:val="0"/>
              <w:lang w:val="en-CA"/>
            </w:rPr>
          </w:rPrChange>
        </w:rPr>
        <w:t xml:space="preserve">colony positions </w:t>
      </w:r>
      <w:r w:rsidRPr="007F526B">
        <w:rPr>
          <w:b w:val="0"/>
          <w:highlight w:val="lightGray"/>
          <w:lang w:val="en-CA"/>
          <w:rPrChange w:id="296" w:author="Mahmoud Kiasari" w:date="2024-09-14T12:26:00Z" w16du:dateUtc="2024-09-14T15:26:00Z">
            <w:rPr>
              <w:b w:val="0"/>
              <w:lang w:val="en-CA"/>
            </w:rPr>
          </w:rPrChange>
        </w:rPr>
        <w:t xml:space="preserve">and maintaining </w:t>
      </w:r>
      <w:r w:rsidR="00A41C0C" w:rsidRPr="007F526B">
        <w:rPr>
          <w:b w:val="0"/>
          <w:highlight w:val="lightGray"/>
          <w:lang w:val="en-CA"/>
          <w:rPrChange w:id="297" w:author="Mahmoud Kiasari" w:date="2024-09-14T12:26:00Z" w16du:dateUtc="2024-09-14T15:26:00Z">
            <w:rPr>
              <w:b w:val="0"/>
              <w:lang w:val="en-CA"/>
            </w:rPr>
          </w:rPrChange>
        </w:rPr>
        <w:t>the search space varied</w:t>
      </w:r>
      <w:r w:rsidRPr="007F526B">
        <w:rPr>
          <w:b w:val="0"/>
          <w:highlight w:val="lightGray"/>
          <w:lang w:val="en-CA"/>
          <w:rPrChange w:id="298" w:author="Mahmoud Kiasari" w:date="2024-09-14T12:26:00Z" w16du:dateUtc="2024-09-14T15:26:00Z">
            <w:rPr>
              <w:b w:val="0"/>
              <w:lang w:val="en-CA"/>
            </w:rPr>
          </w:rPrChange>
        </w:rPr>
        <w:t>.</w:t>
      </w:r>
    </w:p>
    <w:p w14:paraId="28ACA2AE" w14:textId="4100B124" w:rsidR="00DC6E55" w:rsidRDefault="000B4652" w:rsidP="00D11881">
      <w:pPr>
        <w:pStyle w:val="MDPI21heading1"/>
        <w:jc w:val="both"/>
        <w:rPr>
          <w:b w:val="0"/>
          <w:bCs/>
          <w:lang w:val="en-CA"/>
        </w:rPr>
      </w:pPr>
      <w:r w:rsidRPr="007F526B">
        <w:rPr>
          <w:b w:val="0"/>
          <w:highlight w:val="lightGray"/>
          <w:rPrChange w:id="299" w:author="Mahmoud Kiasari" w:date="2024-09-14T12:26:00Z" w16du:dateUtc="2024-09-14T15:26:00Z">
            <w:rPr>
              <w:b w:val="0"/>
            </w:rPr>
          </w:rPrChange>
        </w:rPr>
        <w:lastRenderedPageBreak/>
        <w:t xml:space="preserve">At the </w:t>
      </w:r>
      <w:r w:rsidR="00E96B3A" w:rsidRPr="007F526B">
        <w:rPr>
          <w:b w:val="0"/>
          <w:highlight w:val="lightGray"/>
          <w:rPrChange w:id="300" w:author="Mahmoud Kiasari" w:date="2024-09-14T12:26:00Z" w16du:dateUtc="2024-09-14T15:26:00Z">
            <w:rPr>
              <w:b w:val="0"/>
            </w:rPr>
          </w:rPrChange>
        </w:rPr>
        <w:t>end, t</w:t>
      </w:r>
      <w:r w:rsidRPr="007F526B">
        <w:rPr>
          <w:b w:val="0"/>
          <w:highlight w:val="lightGray"/>
          <w:rPrChange w:id="301" w:author="Mahmoud Kiasari" w:date="2024-09-14T12:26:00Z" w16du:dateUtc="2024-09-14T15:26:00Z">
            <w:rPr>
              <w:b w:val="0"/>
            </w:rPr>
          </w:rPrChange>
        </w:rPr>
        <w:t xml:space="preserve">he hybrid model </w:t>
      </w:r>
      <w:r w:rsidR="00A41C0C" w:rsidRPr="007F526B">
        <w:rPr>
          <w:b w:val="0"/>
          <w:highlight w:val="lightGray"/>
          <w:rPrChange w:id="302" w:author="Mahmoud Kiasari" w:date="2024-09-14T12:26:00Z" w16du:dateUtc="2024-09-14T15:26:00Z">
            <w:rPr>
              <w:b w:val="0"/>
            </w:rPr>
          </w:rPrChange>
        </w:rPr>
        <w:t xml:space="preserve">alternates </w:t>
      </w:r>
      <w:r w:rsidRPr="007F526B">
        <w:rPr>
          <w:b w:val="0"/>
          <w:highlight w:val="lightGray"/>
          <w:rPrChange w:id="303" w:author="Mahmoud Kiasari" w:date="2024-09-14T12:26:00Z" w16du:dateUtc="2024-09-14T15:26:00Z">
            <w:rPr>
              <w:b w:val="0"/>
            </w:rPr>
          </w:rPrChange>
        </w:rPr>
        <w:t>between GA and ICA processes</w:t>
      </w:r>
      <w:r w:rsidR="00A41C0C" w:rsidRPr="007F526B">
        <w:rPr>
          <w:b w:val="0"/>
          <w:highlight w:val="lightGray"/>
          <w:rPrChange w:id="304" w:author="Mahmoud Kiasari" w:date="2024-09-14T12:26:00Z" w16du:dateUtc="2024-09-14T15:26:00Z">
            <w:rPr>
              <w:b w:val="0"/>
            </w:rPr>
          </w:rPrChange>
        </w:rPr>
        <w:t xml:space="preserve"> to further refine </w:t>
      </w:r>
      <w:r w:rsidRPr="007F526B">
        <w:rPr>
          <w:b w:val="0"/>
          <w:highlight w:val="lightGray"/>
          <w:rPrChange w:id="305" w:author="Mahmoud Kiasari" w:date="2024-09-14T12:26:00Z" w16du:dateUtc="2024-09-14T15:26:00Z">
            <w:rPr>
              <w:b w:val="0"/>
            </w:rPr>
          </w:rPrChange>
        </w:rPr>
        <w:t xml:space="preserve">solutions. It continues until a stopping criterion, </w:t>
      </w:r>
      <w:r w:rsidR="00A41C0C" w:rsidRPr="007F526B">
        <w:rPr>
          <w:b w:val="0"/>
          <w:highlight w:val="lightGray"/>
          <w:rPrChange w:id="306" w:author="Mahmoud Kiasari" w:date="2024-09-14T12:26:00Z" w16du:dateUtc="2024-09-14T15:26:00Z">
            <w:rPr>
              <w:b w:val="0"/>
            </w:rPr>
          </w:rPrChange>
        </w:rPr>
        <w:t>like</w:t>
      </w:r>
      <w:r w:rsidRPr="007F526B">
        <w:rPr>
          <w:b w:val="0"/>
          <w:highlight w:val="lightGray"/>
          <w:rPrChange w:id="307" w:author="Mahmoud Kiasari" w:date="2024-09-14T12:26:00Z" w16du:dateUtc="2024-09-14T15:26:00Z">
            <w:rPr>
              <w:b w:val="0"/>
            </w:rPr>
          </w:rPrChange>
        </w:rPr>
        <w:t xml:space="preserve"> reaching a maximum number of iterations or achieving a desired accuracy</w:t>
      </w:r>
      <w:r w:rsidR="00A41C0C" w:rsidRPr="007F526B">
        <w:rPr>
          <w:b w:val="0"/>
          <w:highlight w:val="lightGray"/>
          <w:rPrChange w:id="308" w:author="Mahmoud Kiasari" w:date="2024-09-14T12:26:00Z" w16du:dateUtc="2024-09-14T15:26:00Z">
            <w:rPr>
              <w:b w:val="0"/>
            </w:rPr>
          </w:rPrChange>
        </w:rPr>
        <w:t xml:space="preserve"> of solutions, is met</w:t>
      </w:r>
      <w:r w:rsidRPr="007F526B">
        <w:rPr>
          <w:b w:val="0"/>
          <w:highlight w:val="lightGray"/>
          <w:rPrChange w:id="309" w:author="Mahmoud Kiasari" w:date="2024-09-14T12:26:00Z" w16du:dateUtc="2024-09-14T15:26:00Z">
            <w:rPr>
              <w:b w:val="0"/>
            </w:rPr>
          </w:rPrChange>
        </w:rPr>
        <w:t>.</w:t>
      </w:r>
    </w:p>
    <w:p w14:paraId="6D887919" w14:textId="567917F8" w:rsidR="008A74CB" w:rsidRPr="00BC4E0E" w:rsidRDefault="0038769E" w:rsidP="00D11881">
      <w:pPr>
        <w:pStyle w:val="MDPI21heading1"/>
        <w:jc w:val="both"/>
        <w:rPr>
          <w:lang w:val="en-CA"/>
        </w:rPr>
      </w:pPr>
      <w:r w:rsidRPr="00BC4E0E">
        <w:rPr>
          <w:lang w:val="en-CA"/>
        </w:rPr>
        <w:t>4.</w:t>
      </w:r>
      <w:r w:rsidRPr="00BC4E0E">
        <w:rPr>
          <w:snapToGrid/>
          <w:color w:val="auto"/>
          <w:sz w:val="24"/>
          <w:szCs w:val="24"/>
          <w:lang w:val="en-CA" w:eastAsia="en-CA" w:bidi="ar-SA"/>
        </w:rPr>
        <w:t xml:space="preserve"> </w:t>
      </w:r>
      <w:r w:rsidRPr="00BC4E0E">
        <w:rPr>
          <w:lang w:val="en-CA"/>
        </w:rPr>
        <w:t>SIMULATION RESULTS</w:t>
      </w:r>
    </w:p>
    <w:p w14:paraId="5FC50EC2" w14:textId="3D6CB254" w:rsidR="00067012" w:rsidRPr="00BC4E0E" w:rsidRDefault="00067012" w:rsidP="00D11881">
      <w:pPr>
        <w:pStyle w:val="MDPI21heading1"/>
        <w:jc w:val="both"/>
        <w:rPr>
          <w:b w:val="0"/>
          <w:bCs/>
          <w:lang w:val="en-CA"/>
        </w:rPr>
      </w:pPr>
      <w:r w:rsidRPr="00BC4E0E">
        <w:rPr>
          <w:b w:val="0"/>
          <w:bCs/>
          <w:lang w:val="en-CA"/>
        </w:rPr>
        <w:t>The network under study, includes 33 main buses. Bus number 1 is connected to the main network and the required power of the loads is obtained through this bus from the main network. The permissible range of voltage change of the generators is assumed to be between 0.95 and 1.05 per unit. Also, the active and reactive load of the whole network are 3.715 MW and 1.8 MVAR, respectively. The operating voltage of this network is 12.66 kV. The 33</w:t>
      </w:r>
      <w:r w:rsidR="00A42E9E">
        <w:rPr>
          <w:b w:val="0"/>
          <w:bCs/>
          <w:lang w:val="en-CA"/>
        </w:rPr>
        <w:t xml:space="preserve"> </w:t>
      </w:r>
      <w:r w:rsidRPr="00BC4E0E">
        <w:rPr>
          <w:b w:val="0"/>
          <w:bCs/>
          <w:lang w:val="en-CA"/>
        </w:rPr>
        <w:t>buses grid includes resistance, reactance, line susceptance and the amount of permissible power passing through the lines are given. The base load value is the values presented in [</w:t>
      </w:r>
      <w:r w:rsidR="00645BD7">
        <w:rPr>
          <w:b w:val="0"/>
          <w:bCs/>
          <w:lang w:val="en-CA"/>
        </w:rPr>
        <w:t>17</w:t>
      </w:r>
      <w:r w:rsidRPr="00BC4E0E">
        <w:rPr>
          <w:b w:val="0"/>
          <w:bCs/>
          <w:lang w:val="en-CA"/>
        </w:rPr>
        <w:t>].</w:t>
      </w:r>
    </w:p>
    <w:p w14:paraId="25D40E4E" w14:textId="21CF3DBF" w:rsidR="00067012" w:rsidRPr="00BC4E0E" w:rsidRDefault="00067012" w:rsidP="00D11881">
      <w:pPr>
        <w:pStyle w:val="MDPI21heading1"/>
        <w:jc w:val="both"/>
        <w:rPr>
          <w:b w:val="0"/>
          <w:bCs/>
          <w:lang w:val="en-CA"/>
        </w:rPr>
      </w:pPr>
      <w:r w:rsidRPr="00BC4E0E">
        <w:rPr>
          <w:b w:val="0"/>
          <w:bCs/>
          <w:lang w:val="en-CA"/>
        </w:rPr>
        <w:t xml:space="preserve">In the network under consideration, it is assumed that 5 buses of the network are industrial loads, 10 buses are commercial loads, and the others are residential loads. </w:t>
      </w:r>
      <w:proofErr w:type="gramStart"/>
      <w:r w:rsidRPr="00BC4E0E">
        <w:rPr>
          <w:b w:val="0"/>
          <w:bCs/>
          <w:lang w:val="en-CA"/>
        </w:rPr>
        <w:t>The final result</w:t>
      </w:r>
      <w:proofErr w:type="gramEnd"/>
      <w:r w:rsidRPr="00BC4E0E">
        <w:rPr>
          <w:b w:val="0"/>
          <w:bCs/>
          <w:lang w:val="en-CA"/>
        </w:rPr>
        <w:t xml:space="preserve"> obtained with the aim of minimizing voltage deviation considering the power flowing in the lines will be examined using both the GA</w:t>
      </w:r>
      <w:r w:rsidR="00160A3F" w:rsidRPr="00BC4E0E">
        <w:rPr>
          <w:b w:val="0"/>
          <w:bCs/>
          <w:lang w:val="en-CA"/>
        </w:rPr>
        <w:t xml:space="preserve"> </w:t>
      </w:r>
      <w:r w:rsidRPr="00BC4E0E">
        <w:rPr>
          <w:b w:val="0"/>
          <w:bCs/>
          <w:lang w:val="en-CA"/>
        </w:rPr>
        <w:t xml:space="preserve">and </w:t>
      </w:r>
      <w:r w:rsidR="00160A3F" w:rsidRPr="00BC4E0E">
        <w:rPr>
          <w:b w:val="0"/>
          <w:bCs/>
          <w:lang w:val="en-CA"/>
        </w:rPr>
        <w:t>IC</w:t>
      </w:r>
      <w:r w:rsidRPr="00BC4E0E">
        <w:rPr>
          <w:b w:val="0"/>
          <w:bCs/>
          <w:lang w:val="en-CA"/>
        </w:rPr>
        <w:t>A.</w:t>
      </w:r>
    </w:p>
    <w:p w14:paraId="6347E423" w14:textId="2A4B07E0" w:rsidR="003A48AD" w:rsidRDefault="007045DE" w:rsidP="00D11881">
      <w:pPr>
        <w:pStyle w:val="MDPI21heading1"/>
        <w:jc w:val="both"/>
        <w:rPr>
          <w:b w:val="0"/>
          <w:bCs/>
          <w:lang w:val="en-CA"/>
        </w:rPr>
      </w:pPr>
      <w:r w:rsidRPr="00D11881">
        <w:rPr>
          <w:b w:val="0"/>
          <w:bCs/>
          <w:lang w:val="en-CA"/>
        </w:rPr>
        <w:t xml:space="preserve">A voltage near 1 per unit signifies enhanced system stability. It indicates that the system is functioning properly with fewer voltage fluctuations. Furthermore, lower losses translate to higher efficiency and cost savings. Many electrical devices are designed to operate at voltages around 1 per unit. Lower voltages can lead to reduced efficiency and potential damage to equipment. Additionally, lower voltage can increase the current in the system, potentially causing overheating and even fire. Maintaining a voltage close to 1 per unit helps mitigate these </w:t>
      </w:r>
      <w:r w:rsidR="006340F6" w:rsidRPr="00D11881">
        <w:rPr>
          <w:b w:val="0"/>
          <w:bCs/>
          <w:lang w:val="en-CA"/>
        </w:rPr>
        <w:t>risks [</w:t>
      </w:r>
      <w:r w:rsidR="006B5764">
        <w:rPr>
          <w:b w:val="0"/>
          <w:bCs/>
          <w:lang w:val="en-CA"/>
        </w:rPr>
        <w:t>18</w:t>
      </w:r>
      <w:r w:rsidR="00430619">
        <w:rPr>
          <w:b w:val="0"/>
          <w:bCs/>
          <w:lang w:val="en-CA"/>
        </w:rPr>
        <w:t>, 19</w:t>
      </w:r>
      <w:r w:rsidRPr="00D11881">
        <w:rPr>
          <w:b w:val="0"/>
          <w:bCs/>
          <w:lang w:val="en-CA"/>
        </w:rPr>
        <w:t>]</w:t>
      </w:r>
      <w:r w:rsidR="00D3075C" w:rsidRPr="00D11881">
        <w:rPr>
          <w:b w:val="0"/>
          <w:bCs/>
          <w:lang w:val="en-CA"/>
        </w:rPr>
        <w:t>.</w:t>
      </w:r>
      <w:r w:rsidRPr="00D11881">
        <w:rPr>
          <w:b w:val="0"/>
          <w:bCs/>
          <w:lang w:val="en-CA"/>
        </w:rPr>
        <w:t xml:space="preserve"> Here, </w:t>
      </w:r>
      <w:r w:rsidR="009143F9" w:rsidRPr="00D11881">
        <w:rPr>
          <w:b w:val="0"/>
          <w:bCs/>
          <w:lang w:val="en-CA"/>
        </w:rPr>
        <w:t xml:space="preserve">the </w:t>
      </w:r>
      <w:proofErr w:type="gramStart"/>
      <w:r w:rsidR="009143F9" w:rsidRPr="00D11881">
        <w:rPr>
          <w:b w:val="0"/>
          <w:bCs/>
          <w:lang w:val="en-CA"/>
        </w:rPr>
        <w:t>ultimate goal</w:t>
      </w:r>
      <w:proofErr w:type="gramEnd"/>
      <w:r w:rsidR="009143F9" w:rsidRPr="00D11881">
        <w:rPr>
          <w:b w:val="0"/>
          <w:bCs/>
          <w:lang w:val="en-CA"/>
        </w:rPr>
        <w:t xml:space="preserve"> of minimizing voltage deviation is divided into 4 scenarios</w:t>
      </w:r>
      <w:r w:rsidR="00E461E9" w:rsidRPr="00D11881">
        <w:rPr>
          <w:b w:val="0"/>
          <w:bCs/>
          <w:lang w:val="en-CA"/>
        </w:rPr>
        <w:t>:</w:t>
      </w:r>
    </w:p>
    <w:p w14:paraId="56853F11" w14:textId="11817E37" w:rsidR="00B90F59" w:rsidRDefault="00B90F59" w:rsidP="00B90F59">
      <w:pPr>
        <w:pStyle w:val="MDPI21heading1"/>
        <w:numPr>
          <w:ilvl w:val="0"/>
          <w:numId w:val="27"/>
        </w:numPr>
        <w:jc w:val="both"/>
        <w:rPr>
          <w:b w:val="0"/>
          <w:bCs/>
          <w:lang w:val="en-CA"/>
        </w:rPr>
      </w:pPr>
      <w:r w:rsidRPr="007F526B">
        <w:rPr>
          <w:lang w:val="en-CA"/>
          <w:rPrChange w:id="310" w:author="Mahmoud Kiasari" w:date="2024-09-14T12:26:00Z" w16du:dateUtc="2024-09-14T15:26:00Z">
            <w:rPr>
              <w:b w:val="0"/>
              <w:bCs/>
              <w:lang w:val="en-CA"/>
            </w:rPr>
          </w:rPrChange>
        </w:rPr>
        <w:t xml:space="preserve">Initial </w:t>
      </w:r>
      <w:ins w:id="311" w:author="Mahmoud Kiasari" w:date="2024-09-14T12:26:00Z" w16du:dateUtc="2024-09-14T15:26:00Z">
        <w:r w:rsidR="007F526B">
          <w:rPr>
            <w:lang w:val="en-CA"/>
          </w:rPr>
          <w:t>S</w:t>
        </w:r>
      </w:ins>
      <w:del w:id="312" w:author="Mahmoud Kiasari" w:date="2024-09-14T12:26:00Z" w16du:dateUtc="2024-09-14T15:26:00Z">
        <w:r w:rsidRPr="007F526B" w:rsidDel="007F526B">
          <w:rPr>
            <w:lang w:val="en-CA"/>
            <w:rPrChange w:id="313" w:author="Mahmoud Kiasari" w:date="2024-09-14T12:26:00Z" w16du:dateUtc="2024-09-14T15:26:00Z">
              <w:rPr>
                <w:b w:val="0"/>
                <w:bCs/>
                <w:lang w:val="en-CA"/>
              </w:rPr>
            </w:rPrChange>
          </w:rPr>
          <w:delText>s</w:delText>
        </w:r>
      </w:del>
      <w:r w:rsidRPr="007F526B">
        <w:rPr>
          <w:lang w:val="en-CA"/>
          <w:rPrChange w:id="314" w:author="Mahmoud Kiasari" w:date="2024-09-14T12:26:00Z" w16du:dateUtc="2024-09-14T15:26:00Z">
            <w:rPr>
              <w:b w:val="0"/>
              <w:bCs/>
              <w:lang w:val="en-CA"/>
            </w:rPr>
          </w:rPrChange>
        </w:rPr>
        <w:t>tate:</w:t>
      </w:r>
      <w:r w:rsidRPr="00BC4E0E">
        <w:rPr>
          <w:b w:val="0"/>
          <w:bCs/>
          <w:lang w:val="en-CA"/>
        </w:rPr>
        <w:t xml:space="preserve">  The state of the network without performing any management (implementation of the load response program) is investigated (</w:t>
      </w:r>
      <w:r>
        <w:rPr>
          <w:b w:val="0"/>
          <w:bCs/>
          <w:lang w:val="en-CA"/>
        </w:rPr>
        <w:t xml:space="preserve">see </w:t>
      </w:r>
      <w:r w:rsidRPr="00BC4E0E">
        <w:rPr>
          <w:b w:val="0"/>
          <w:bCs/>
          <w:lang w:val="en-CA"/>
        </w:rPr>
        <w:t>Fig</w:t>
      </w:r>
      <w:r>
        <w:rPr>
          <w:b w:val="0"/>
          <w:bCs/>
          <w:lang w:val="en-CA"/>
        </w:rPr>
        <w:t xml:space="preserve">ure </w:t>
      </w:r>
      <w:r w:rsidRPr="00BC4E0E">
        <w:rPr>
          <w:b w:val="0"/>
          <w:bCs/>
          <w:lang w:val="en-CA"/>
        </w:rPr>
        <w:t xml:space="preserve">4). This initial state is considered as the zero scenario. As observed, in this case, the voltage profile is between 0.95 to 1 per unit. Now for example, the voltage magnitude of bus number 18 at H20 is 0.95294 per unit, which should </w:t>
      </w:r>
      <w:r>
        <w:rPr>
          <w:b w:val="0"/>
          <w:bCs/>
          <w:lang w:val="en-CA"/>
        </w:rPr>
        <w:t>be improved</w:t>
      </w:r>
      <w:r w:rsidRPr="00BC4E0E">
        <w:rPr>
          <w:b w:val="0"/>
          <w:bCs/>
          <w:lang w:val="en-CA"/>
        </w:rPr>
        <w:t xml:space="preserve"> after optimization</w:t>
      </w:r>
      <w:r>
        <w:rPr>
          <w:b w:val="0"/>
          <w:bCs/>
          <w:lang w:val="en-CA"/>
        </w:rPr>
        <w:t xml:space="preserve"> algorithms</w:t>
      </w:r>
      <w:r w:rsidRPr="00BC4E0E">
        <w:rPr>
          <w:b w:val="0"/>
          <w:bCs/>
          <w:lang w:val="en-CA"/>
        </w:rPr>
        <w:t>.</w:t>
      </w:r>
    </w:p>
    <w:p w14:paraId="76E87230" w14:textId="543EF7AB" w:rsidR="00F065A9" w:rsidRPr="00B90F59" w:rsidRDefault="00B90F59" w:rsidP="00B90F59">
      <w:pPr>
        <w:pStyle w:val="MDPI21heading1"/>
        <w:ind w:left="3064"/>
        <w:rPr>
          <w:b w:val="0"/>
          <w:bCs/>
          <w:lang w:val="en-CA"/>
        </w:rPr>
      </w:pPr>
      <w:r w:rsidRPr="00BC4E0E">
        <w:rPr>
          <w:rFonts w:cs="B Nazanin"/>
          <w:noProof/>
          <w:lang w:bidi="fa-IR"/>
        </w:rPr>
        <w:drawing>
          <wp:inline distT="0" distB="0" distL="0" distR="0" wp14:anchorId="0C5720D8" wp14:editId="0593B7CB">
            <wp:extent cx="4460240" cy="2667000"/>
            <wp:effectExtent l="0" t="0" r="0" b="0"/>
            <wp:docPr id="71" name="Chart 7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B50467B" w14:textId="38DECE45" w:rsidR="00DD268A" w:rsidRDefault="009D5515" w:rsidP="00DD268A">
      <w:pPr>
        <w:pStyle w:val="MDPI21heading1"/>
        <w:rPr>
          <w:b w:val="0"/>
          <w:bCs/>
        </w:rPr>
      </w:pPr>
      <w:bookmarkStart w:id="315" w:name="_Hlk176842392"/>
      <w:r w:rsidRPr="00BC4E0E">
        <w:t xml:space="preserve">Figure </w:t>
      </w:r>
      <w:r w:rsidR="0082080C">
        <w:t>5</w:t>
      </w:r>
      <w:r w:rsidRPr="00BC4E0E">
        <w:t>.</w:t>
      </w:r>
      <w:r w:rsidR="00DD268A" w:rsidRPr="00BC4E0E">
        <w:t xml:space="preserve"> </w:t>
      </w:r>
      <w:bookmarkStart w:id="316" w:name="_Hlk172724963"/>
      <w:bookmarkEnd w:id="315"/>
      <w:r w:rsidR="00DD268A" w:rsidRPr="00BC4E0E">
        <w:rPr>
          <w:b w:val="0"/>
          <w:bCs/>
        </w:rPr>
        <w:t>Voltage profile of the network at different hours of the day in the initial state.</w:t>
      </w:r>
      <w:bookmarkEnd w:id="316"/>
    </w:p>
    <w:p w14:paraId="4557DBF2" w14:textId="77777777" w:rsidR="00B90F59" w:rsidRDefault="00B90F59" w:rsidP="00DD268A">
      <w:pPr>
        <w:pStyle w:val="MDPI21heading1"/>
        <w:rPr>
          <w:b w:val="0"/>
          <w:bCs/>
        </w:rPr>
      </w:pPr>
    </w:p>
    <w:p w14:paraId="65503019" w14:textId="1746CB9D" w:rsidR="00F65793" w:rsidRDefault="00B90F59" w:rsidP="00B90F59">
      <w:pPr>
        <w:numPr>
          <w:ilvl w:val="0"/>
          <w:numId w:val="27"/>
        </w:numPr>
        <w:spacing w:line="228" w:lineRule="auto"/>
        <w:ind w:left="3062" w:hanging="454"/>
        <w:rPr>
          <w:rFonts w:eastAsia="Times New Roman"/>
          <w:bCs/>
          <w:snapToGrid w:val="0"/>
          <w:szCs w:val="22"/>
          <w:lang w:val="en-CA" w:eastAsia="de-DE" w:bidi="en-US"/>
        </w:rPr>
      </w:pPr>
      <w:r w:rsidRPr="007F526B">
        <w:rPr>
          <w:rFonts w:eastAsia="Times New Roman"/>
          <w:b/>
          <w:snapToGrid w:val="0"/>
          <w:szCs w:val="22"/>
          <w:lang w:val="en-CA" w:eastAsia="de-DE" w:bidi="en-US"/>
          <w:rPrChange w:id="317" w:author="Mahmoud Kiasari" w:date="2024-09-14T12:27:00Z" w16du:dateUtc="2024-09-14T15:27:00Z">
            <w:rPr>
              <w:rFonts w:eastAsia="Times New Roman"/>
              <w:bCs/>
              <w:snapToGrid w:val="0"/>
              <w:szCs w:val="22"/>
              <w:lang w:val="en-CA" w:eastAsia="de-DE" w:bidi="en-US"/>
            </w:rPr>
          </w:rPrChange>
        </w:rPr>
        <w:t xml:space="preserve">First </w:t>
      </w:r>
      <w:r w:rsidR="007F526B" w:rsidRPr="007F526B">
        <w:rPr>
          <w:rFonts w:eastAsia="Times New Roman"/>
          <w:b/>
          <w:snapToGrid w:val="0"/>
          <w:szCs w:val="22"/>
          <w:lang w:val="en-CA" w:eastAsia="de-DE" w:bidi="en-US"/>
        </w:rPr>
        <w:t>Scenario</w:t>
      </w:r>
      <w:r w:rsidRPr="00BC4E0E">
        <w:rPr>
          <w:rFonts w:eastAsia="Times New Roman"/>
          <w:bCs/>
          <w:snapToGrid w:val="0"/>
          <w:szCs w:val="22"/>
          <w:lang w:val="en-CA" w:eastAsia="de-DE" w:bidi="en-US"/>
        </w:rPr>
        <w:t xml:space="preserve">: The first scenario is examined considering optimization using the </w:t>
      </w:r>
      <w:r>
        <w:rPr>
          <w:rFonts w:eastAsia="Times New Roman"/>
          <w:bCs/>
          <w:snapToGrid w:val="0"/>
          <w:szCs w:val="22"/>
          <w:lang w:val="en-CA" w:eastAsia="de-DE" w:bidi="en-US"/>
        </w:rPr>
        <w:t>ICA</w:t>
      </w:r>
      <w:r w:rsidRPr="00BC4E0E">
        <w:rPr>
          <w:rFonts w:eastAsia="Times New Roman"/>
          <w:bCs/>
          <w:snapToGrid w:val="0"/>
          <w:szCs w:val="22"/>
          <w:lang w:val="en-CA" w:eastAsia="de-DE" w:bidi="en-US"/>
        </w:rPr>
        <w:t xml:space="preserve">. As expected, the voltage profile became closer to 1 per unit and in the bus number 18 at H20 is reached 0.96866 </w:t>
      </w:r>
      <w:proofErr w:type="spellStart"/>
      <w:proofErr w:type="gramStart"/>
      <w:r w:rsidRPr="00BC4E0E">
        <w:rPr>
          <w:rFonts w:eastAsia="Times New Roman"/>
          <w:bCs/>
          <w:snapToGrid w:val="0"/>
          <w:szCs w:val="22"/>
          <w:lang w:val="en-CA" w:eastAsia="de-DE" w:bidi="en-US"/>
        </w:rPr>
        <w:t>p.u</w:t>
      </w:r>
      <w:proofErr w:type="spellEnd"/>
      <w:proofErr w:type="gramEnd"/>
      <w:r w:rsidRPr="00BC4E0E">
        <w:rPr>
          <w:rFonts w:eastAsia="Times New Roman"/>
          <w:bCs/>
          <w:snapToGrid w:val="0"/>
          <w:szCs w:val="22"/>
          <w:lang w:val="en-CA" w:eastAsia="de-DE" w:bidi="en-US"/>
        </w:rPr>
        <w:t xml:space="preserve"> (</w:t>
      </w:r>
      <w:r>
        <w:rPr>
          <w:rFonts w:eastAsia="Times New Roman"/>
          <w:bCs/>
          <w:snapToGrid w:val="0"/>
          <w:szCs w:val="22"/>
          <w:lang w:val="en-CA" w:eastAsia="de-DE" w:bidi="en-US"/>
        </w:rPr>
        <w:t xml:space="preserve">see </w:t>
      </w:r>
      <w:r w:rsidRPr="00BC4E0E">
        <w:rPr>
          <w:rFonts w:eastAsia="Times New Roman"/>
          <w:bCs/>
          <w:snapToGrid w:val="0"/>
          <w:szCs w:val="22"/>
          <w:lang w:val="en-CA" w:eastAsia="de-DE" w:bidi="en-US"/>
        </w:rPr>
        <w:t>Fig</w:t>
      </w:r>
      <w:r>
        <w:rPr>
          <w:rFonts w:eastAsia="Times New Roman"/>
          <w:bCs/>
          <w:snapToGrid w:val="0"/>
          <w:szCs w:val="22"/>
          <w:lang w:val="en-CA" w:eastAsia="de-DE" w:bidi="en-US"/>
        </w:rPr>
        <w:t>ure</w:t>
      </w:r>
      <w:r w:rsidRPr="00BC4E0E">
        <w:rPr>
          <w:rFonts w:eastAsia="Times New Roman"/>
          <w:bCs/>
          <w:snapToGrid w:val="0"/>
          <w:szCs w:val="22"/>
          <w:lang w:val="en-CA" w:eastAsia="de-DE" w:bidi="en-US"/>
        </w:rPr>
        <w:t xml:space="preserve"> 5).</w:t>
      </w:r>
    </w:p>
    <w:p w14:paraId="6191A422" w14:textId="76BD8A52" w:rsidR="00B90F59" w:rsidRPr="00B90F59" w:rsidRDefault="00B90F59" w:rsidP="00B90F59">
      <w:pPr>
        <w:spacing w:line="228" w:lineRule="auto"/>
        <w:ind w:left="3062"/>
        <w:jc w:val="left"/>
        <w:rPr>
          <w:rFonts w:eastAsia="Times New Roman"/>
          <w:bCs/>
          <w:snapToGrid w:val="0"/>
          <w:szCs w:val="22"/>
          <w:lang w:val="en-CA" w:eastAsia="de-DE" w:bidi="en-US"/>
        </w:rPr>
      </w:pPr>
      <w:r w:rsidRPr="00BC4E0E">
        <w:rPr>
          <w:noProof/>
        </w:rPr>
        <w:drawing>
          <wp:inline distT="0" distB="0" distL="0" distR="0" wp14:anchorId="6070537D" wp14:editId="503FCB3C">
            <wp:extent cx="4617720" cy="3421380"/>
            <wp:effectExtent l="0" t="0" r="0" b="7620"/>
            <wp:docPr id="346001074" name="Chart 1">
              <a:extLst xmlns:a="http://schemas.openxmlformats.org/drawingml/2006/main">
                <a:ext uri="{FF2B5EF4-FFF2-40B4-BE49-F238E27FC236}">
                  <a16:creationId xmlns:a16="http://schemas.microsoft.com/office/drawing/2014/main" id="{0F8FA0FC-CB2D-9A37-BC8E-FE48C376BA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D80D363" w14:textId="0306F0E8" w:rsidR="00327D6C" w:rsidRPr="00BC4E0E" w:rsidRDefault="00327D6C" w:rsidP="00896251">
      <w:pPr>
        <w:pStyle w:val="MDPI21heading1"/>
        <w:ind w:left="3064"/>
        <w:rPr>
          <w:b w:val="0"/>
          <w:bCs/>
          <w:lang w:val="en-CA"/>
        </w:rPr>
      </w:pPr>
      <w:bookmarkStart w:id="318" w:name="_Hlk172980549"/>
      <w:r w:rsidRPr="00BC4E0E">
        <w:rPr>
          <w:lang w:val="en-CA"/>
        </w:rPr>
        <w:t>Figure</w:t>
      </w:r>
      <w:r w:rsidR="0082080C">
        <w:rPr>
          <w:lang w:val="en-CA"/>
        </w:rPr>
        <w:t xml:space="preserve"> 6</w:t>
      </w:r>
      <w:r w:rsidR="00A5723D" w:rsidRPr="00BC4E0E">
        <w:rPr>
          <w:lang w:val="en-CA"/>
        </w:rPr>
        <w:t xml:space="preserve">. </w:t>
      </w:r>
      <w:r w:rsidR="00896251" w:rsidRPr="00BC4E0E">
        <w:rPr>
          <w:b w:val="0"/>
          <w:bCs/>
          <w:lang w:val="en-CA"/>
        </w:rPr>
        <w:t>Voltage profile of the network at different hours of the day in the First scenario</w:t>
      </w:r>
    </w:p>
    <w:bookmarkEnd w:id="318"/>
    <w:p w14:paraId="794E43B5" w14:textId="77777777" w:rsidR="002D3CBB" w:rsidRPr="00BC4E0E" w:rsidRDefault="002D3CBB" w:rsidP="00896251">
      <w:pPr>
        <w:pStyle w:val="MDPI21heading1"/>
        <w:ind w:left="3064"/>
        <w:rPr>
          <w:b w:val="0"/>
          <w:bCs/>
          <w:lang w:val="en-CA"/>
        </w:rPr>
      </w:pPr>
    </w:p>
    <w:p w14:paraId="4CAA0304" w14:textId="33E5E394" w:rsidR="00D56227" w:rsidRDefault="00B90F59" w:rsidP="00B90F59">
      <w:pPr>
        <w:numPr>
          <w:ilvl w:val="0"/>
          <w:numId w:val="27"/>
        </w:numPr>
        <w:spacing w:line="228" w:lineRule="auto"/>
        <w:ind w:left="3062" w:hanging="454"/>
        <w:jc w:val="left"/>
        <w:rPr>
          <w:rFonts w:eastAsia="Times New Roman"/>
          <w:bCs/>
          <w:snapToGrid w:val="0"/>
          <w:szCs w:val="22"/>
          <w:lang w:val="en-CA" w:eastAsia="de-DE" w:bidi="en-US"/>
        </w:rPr>
      </w:pPr>
      <w:r w:rsidRPr="007F526B">
        <w:rPr>
          <w:rFonts w:eastAsia="Times New Roman"/>
          <w:b/>
          <w:snapToGrid w:val="0"/>
          <w:szCs w:val="22"/>
          <w:lang w:val="en-CA" w:eastAsia="de-DE" w:bidi="en-US"/>
          <w:rPrChange w:id="319" w:author="Mahmoud Kiasari" w:date="2024-09-14T12:27:00Z" w16du:dateUtc="2024-09-14T15:27:00Z">
            <w:rPr>
              <w:rFonts w:eastAsia="Times New Roman"/>
              <w:bCs/>
              <w:snapToGrid w:val="0"/>
              <w:szCs w:val="22"/>
              <w:lang w:val="en-CA" w:eastAsia="de-DE" w:bidi="en-US"/>
            </w:rPr>
          </w:rPrChange>
        </w:rPr>
        <w:t xml:space="preserve">Second </w:t>
      </w:r>
      <w:r w:rsidR="007F526B" w:rsidRPr="007F526B">
        <w:rPr>
          <w:rFonts w:eastAsia="Times New Roman"/>
          <w:b/>
          <w:snapToGrid w:val="0"/>
          <w:szCs w:val="22"/>
          <w:lang w:val="en-CA" w:eastAsia="de-DE" w:bidi="en-US"/>
        </w:rPr>
        <w:t>Scenario</w:t>
      </w:r>
      <w:r w:rsidRPr="00BC4E0E">
        <w:rPr>
          <w:rFonts w:eastAsia="Times New Roman"/>
          <w:bCs/>
          <w:snapToGrid w:val="0"/>
          <w:szCs w:val="22"/>
          <w:lang w:val="en-CA" w:eastAsia="de-DE" w:bidi="en-US"/>
        </w:rPr>
        <w:t>: At this stage, we continue optimization using the G</w:t>
      </w:r>
      <w:r>
        <w:rPr>
          <w:rFonts w:eastAsia="Times New Roman"/>
          <w:bCs/>
          <w:snapToGrid w:val="0"/>
          <w:szCs w:val="22"/>
          <w:lang w:val="en-CA" w:eastAsia="de-DE" w:bidi="en-US"/>
        </w:rPr>
        <w:t>A</w:t>
      </w:r>
      <w:r w:rsidRPr="00BC4E0E">
        <w:rPr>
          <w:rFonts w:eastAsia="Times New Roman"/>
          <w:bCs/>
          <w:snapToGrid w:val="0"/>
          <w:szCs w:val="22"/>
          <w:lang w:val="en-CA" w:eastAsia="de-DE" w:bidi="en-US"/>
        </w:rPr>
        <w:t xml:space="preserve"> (</w:t>
      </w:r>
      <w:r>
        <w:rPr>
          <w:rFonts w:eastAsia="Times New Roman"/>
          <w:bCs/>
          <w:snapToGrid w:val="0"/>
          <w:szCs w:val="22"/>
          <w:lang w:val="en-CA" w:eastAsia="de-DE" w:bidi="en-US"/>
        </w:rPr>
        <w:t xml:space="preserve">se </w:t>
      </w:r>
      <w:r w:rsidRPr="00BC4E0E">
        <w:rPr>
          <w:rFonts w:eastAsia="Times New Roman"/>
          <w:bCs/>
          <w:snapToGrid w:val="0"/>
          <w:szCs w:val="22"/>
          <w:lang w:val="en-CA" w:eastAsia="de-DE" w:bidi="en-US"/>
        </w:rPr>
        <w:t>Fig</w:t>
      </w:r>
      <w:r>
        <w:rPr>
          <w:rFonts w:eastAsia="Times New Roman"/>
          <w:bCs/>
          <w:snapToGrid w:val="0"/>
          <w:szCs w:val="22"/>
          <w:lang w:val="en-CA" w:eastAsia="de-DE" w:bidi="en-US"/>
        </w:rPr>
        <w:t xml:space="preserve">ure </w:t>
      </w:r>
      <w:r w:rsidRPr="00BC4E0E">
        <w:rPr>
          <w:rFonts w:eastAsia="Times New Roman"/>
          <w:bCs/>
          <w:snapToGrid w:val="0"/>
          <w:szCs w:val="22"/>
          <w:lang w:val="en-CA" w:eastAsia="de-DE" w:bidi="en-US"/>
        </w:rPr>
        <w:t xml:space="preserve">6). In this case, the voltage at H20 and </w:t>
      </w:r>
      <w:r>
        <w:rPr>
          <w:rFonts w:eastAsia="Times New Roman"/>
          <w:bCs/>
          <w:snapToGrid w:val="0"/>
          <w:szCs w:val="22"/>
          <w:lang w:val="en-CA" w:eastAsia="de-DE" w:bidi="en-US"/>
        </w:rPr>
        <w:t xml:space="preserve">bus </w:t>
      </w:r>
      <w:r w:rsidRPr="00BC4E0E">
        <w:rPr>
          <w:rFonts w:eastAsia="Times New Roman"/>
          <w:bCs/>
          <w:snapToGrid w:val="0"/>
          <w:szCs w:val="22"/>
          <w:lang w:val="en-CA" w:eastAsia="de-DE" w:bidi="en-US"/>
        </w:rPr>
        <w:t xml:space="preserve">18 is 0.97310 </w:t>
      </w:r>
      <w:proofErr w:type="spellStart"/>
      <w:r w:rsidRPr="00BC4E0E">
        <w:rPr>
          <w:rFonts w:eastAsia="Times New Roman"/>
          <w:bCs/>
          <w:snapToGrid w:val="0"/>
          <w:szCs w:val="22"/>
          <w:lang w:val="en-CA" w:eastAsia="de-DE" w:bidi="en-US"/>
        </w:rPr>
        <w:t>p.u</w:t>
      </w:r>
      <w:proofErr w:type="spellEnd"/>
      <w:r w:rsidRPr="00BC4E0E">
        <w:rPr>
          <w:rFonts w:eastAsia="Times New Roman"/>
          <w:bCs/>
          <w:snapToGrid w:val="0"/>
          <w:szCs w:val="22"/>
          <w:lang w:val="en-CA" w:eastAsia="de-DE" w:bidi="en-US"/>
        </w:rPr>
        <w:t>. This means that so far, the GA has performed better than the ICA.</w:t>
      </w:r>
    </w:p>
    <w:p w14:paraId="15148D7E" w14:textId="5E829A8C" w:rsidR="00D56227" w:rsidRPr="00BC4E0E" w:rsidRDefault="00B90F59" w:rsidP="00B90F59">
      <w:pPr>
        <w:spacing w:line="228" w:lineRule="auto"/>
        <w:ind w:left="3062"/>
        <w:jc w:val="left"/>
        <w:rPr>
          <w:rFonts w:eastAsia="Times New Roman"/>
          <w:bCs/>
          <w:snapToGrid w:val="0"/>
          <w:szCs w:val="22"/>
          <w:lang w:val="en-CA" w:eastAsia="de-DE" w:bidi="en-US"/>
        </w:rPr>
      </w:pPr>
      <w:r w:rsidRPr="00BC4E0E">
        <w:rPr>
          <w:noProof/>
        </w:rPr>
        <w:drawing>
          <wp:inline distT="0" distB="0" distL="0" distR="0" wp14:anchorId="6EA4A7EF" wp14:editId="3DCB63AD">
            <wp:extent cx="4808220" cy="2980266"/>
            <wp:effectExtent l="0" t="0" r="0" b="0"/>
            <wp:docPr id="84078717" name="Chart 1">
              <a:extLst xmlns:a="http://schemas.openxmlformats.org/drawingml/2006/main">
                <a:ext uri="{FF2B5EF4-FFF2-40B4-BE49-F238E27FC236}">
                  <a16:creationId xmlns:a16="http://schemas.microsoft.com/office/drawing/2014/main" id="{71F65BFD-F6E7-4A34-6011-153D9059BA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7B93AA0" w14:textId="02B842D5" w:rsidR="00FD7576" w:rsidRDefault="00FD7576" w:rsidP="003829B9">
      <w:pPr>
        <w:ind w:left="3060"/>
        <w:jc w:val="left"/>
        <w:rPr>
          <w:ins w:id="320" w:author="Mahmoud Kiasari" w:date="2024-09-14T12:27:00Z" w16du:dateUtc="2024-09-14T15:27:00Z"/>
          <w:rFonts w:eastAsia="Times New Roman"/>
          <w:bCs/>
          <w:snapToGrid w:val="0"/>
          <w:szCs w:val="22"/>
          <w:lang w:val="en-CA" w:eastAsia="de-DE" w:bidi="en-US"/>
        </w:rPr>
      </w:pPr>
      <w:r w:rsidRPr="00BC4E0E">
        <w:rPr>
          <w:rFonts w:eastAsia="Times New Roman"/>
          <w:b/>
          <w:snapToGrid w:val="0"/>
          <w:szCs w:val="22"/>
          <w:lang w:val="en-CA" w:eastAsia="de-DE" w:bidi="en-US"/>
        </w:rPr>
        <w:lastRenderedPageBreak/>
        <w:t xml:space="preserve">Figure </w:t>
      </w:r>
      <w:r w:rsidR="0082080C">
        <w:rPr>
          <w:rFonts w:eastAsia="Times New Roman"/>
          <w:b/>
          <w:snapToGrid w:val="0"/>
          <w:szCs w:val="22"/>
          <w:lang w:val="en-CA" w:eastAsia="de-DE" w:bidi="en-US"/>
        </w:rPr>
        <w:t>7</w:t>
      </w:r>
      <w:r w:rsidRPr="00BC4E0E">
        <w:rPr>
          <w:rFonts w:eastAsia="Times New Roman"/>
          <w:b/>
          <w:snapToGrid w:val="0"/>
          <w:szCs w:val="22"/>
          <w:lang w:val="en-CA" w:eastAsia="de-DE" w:bidi="en-US"/>
        </w:rPr>
        <w:t xml:space="preserve">. </w:t>
      </w:r>
      <w:r w:rsidR="003829B9" w:rsidRPr="00BC4E0E">
        <w:rPr>
          <w:rFonts w:eastAsia="Times New Roman"/>
          <w:bCs/>
          <w:snapToGrid w:val="0"/>
          <w:szCs w:val="22"/>
          <w:lang w:val="en-CA" w:eastAsia="de-DE" w:bidi="en-US"/>
        </w:rPr>
        <w:t>Voltage profile of the network at different hours of the day in the second scenario</w:t>
      </w:r>
    </w:p>
    <w:p w14:paraId="43D24CEE" w14:textId="77777777" w:rsidR="006C2331" w:rsidRPr="00BC4E0E" w:rsidRDefault="006C2331" w:rsidP="003829B9">
      <w:pPr>
        <w:ind w:left="3060"/>
        <w:jc w:val="left"/>
        <w:rPr>
          <w:rFonts w:eastAsia="Times New Roman"/>
          <w:b/>
          <w:snapToGrid w:val="0"/>
          <w:szCs w:val="22"/>
          <w:lang w:val="en-CA" w:eastAsia="de-DE" w:bidi="en-US"/>
        </w:rPr>
      </w:pPr>
    </w:p>
    <w:p w14:paraId="4250CBDD" w14:textId="77777777" w:rsidR="00B90F59" w:rsidRPr="00B90F59" w:rsidRDefault="00B90F59" w:rsidP="00B90F59">
      <w:pPr>
        <w:numPr>
          <w:ilvl w:val="0"/>
          <w:numId w:val="27"/>
        </w:numPr>
        <w:spacing w:line="228" w:lineRule="auto"/>
        <w:ind w:left="3062" w:hanging="454"/>
        <w:rPr>
          <w:bCs/>
          <w:lang w:val="en-CA"/>
        </w:rPr>
      </w:pPr>
      <w:r w:rsidRPr="00BC4E0E">
        <w:rPr>
          <w:rFonts w:eastAsia="Times New Roman"/>
          <w:bCs/>
          <w:snapToGrid w:val="0"/>
          <w:szCs w:val="22"/>
          <w:lang w:val="en-CA" w:eastAsia="de-DE" w:bidi="en-US"/>
        </w:rPr>
        <w:t xml:space="preserve">Third scenario: In this stage, the </w:t>
      </w:r>
      <w:commentRangeStart w:id="321"/>
      <w:r w:rsidRPr="00BC4E0E">
        <w:rPr>
          <w:rFonts w:eastAsia="Times New Roman"/>
          <w:bCs/>
          <w:snapToGrid w:val="0"/>
          <w:szCs w:val="22"/>
          <w:lang w:val="en-CA" w:eastAsia="de-DE" w:bidi="en-US"/>
        </w:rPr>
        <w:t>same</w:t>
      </w:r>
      <w:commentRangeEnd w:id="321"/>
      <w:r w:rsidR="006C2331">
        <w:rPr>
          <w:rStyle w:val="CommentReference"/>
        </w:rPr>
        <w:commentReference w:id="321"/>
      </w:r>
      <w:r w:rsidRPr="00BC4E0E">
        <w:rPr>
          <w:rFonts w:eastAsia="Times New Roman"/>
          <w:bCs/>
          <w:snapToGrid w:val="0"/>
          <w:szCs w:val="22"/>
          <w:lang w:val="en-CA" w:eastAsia="de-DE" w:bidi="en-US"/>
        </w:rPr>
        <w:t xml:space="preserve"> operations as the previous stage are performed using a combination of the GA and ICA. In Figure 7, it is observed that the voltage at H20 and bus 18 is 0.97697.</w:t>
      </w:r>
    </w:p>
    <w:p w14:paraId="06EC66A1" w14:textId="2767D453" w:rsidR="00C75774" w:rsidRDefault="00B90F59" w:rsidP="00C75774">
      <w:pPr>
        <w:spacing w:line="228" w:lineRule="auto"/>
        <w:ind w:left="3062"/>
        <w:jc w:val="left"/>
        <w:rPr>
          <w:rFonts w:eastAsia="Times New Roman"/>
          <w:bCs/>
          <w:snapToGrid w:val="0"/>
          <w:szCs w:val="22"/>
          <w:lang w:val="en-CA" w:eastAsia="de-DE" w:bidi="en-US"/>
        </w:rPr>
      </w:pPr>
      <w:r w:rsidRPr="00BC4E0E">
        <w:rPr>
          <w:noProof/>
        </w:rPr>
        <w:drawing>
          <wp:inline distT="0" distB="0" distL="0" distR="0" wp14:anchorId="0043431F" wp14:editId="2F729E0E">
            <wp:extent cx="4526280" cy="2811780"/>
            <wp:effectExtent l="0" t="0" r="7620" b="7620"/>
            <wp:docPr id="941211248" name="Chart 1">
              <a:extLst xmlns:a="http://schemas.openxmlformats.org/drawingml/2006/main">
                <a:ext uri="{FF2B5EF4-FFF2-40B4-BE49-F238E27FC236}">
                  <a16:creationId xmlns:a16="http://schemas.microsoft.com/office/drawing/2014/main" id="{79287AC0-943D-C388-20D1-1691576550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3E64E3" w:rsidRPr="003E64E3">
        <w:rPr>
          <w:rFonts w:eastAsia="Times New Roman"/>
          <w:b/>
          <w:bCs/>
          <w:snapToGrid w:val="0"/>
          <w:szCs w:val="22"/>
          <w:lang w:val="en-CA" w:eastAsia="de-DE" w:bidi="en-US"/>
        </w:rPr>
        <w:t xml:space="preserve">Figure </w:t>
      </w:r>
      <w:r w:rsidR="0082080C">
        <w:rPr>
          <w:rFonts w:eastAsia="Times New Roman"/>
          <w:b/>
          <w:bCs/>
          <w:snapToGrid w:val="0"/>
          <w:szCs w:val="22"/>
          <w:lang w:val="en-CA" w:eastAsia="de-DE" w:bidi="en-US"/>
        </w:rPr>
        <w:t>8</w:t>
      </w:r>
      <w:r w:rsidR="003E64E3" w:rsidRPr="003E64E3">
        <w:rPr>
          <w:rFonts w:eastAsia="Times New Roman"/>
          <w:b/>
          <w:bCs/>
          <w:snapToGrid w:val="0"/>
          <w:szCs w:val="22"/>
          <w:lang w:val="en-CA" w:eastAsia="de-DE" w:bidi="en-US"/>
        </w:rPr>
        <w:t xml:space="preserve">. </w:t>
      </w:r>
      <w:r w:rsidR="003E64E3" w:rsidRPr="003E64E3">
        <w:rPr>
          <w:rFonts w:eastAsia="Times New Roman"/>
          <w:bCs/>
          <w:snapToGrid w:val="0"/>
          <w:szCs w:val="22"/>
          <w:lang w:val="en-CA" w:eastAsia="de-DE" w:bidi="en-US"/>
        </w:rPr>
        <w:t xml:space="preserve">Voltage profile of the network at different hours of the day in the </w:t>
      </w:r>
      <w:r w:rsidR="006613EB">
        <w:rPr>
          <w:rFonts w:eastAsia="Times New Roman"/>
          <w:bCs/>
          <w:snapToGrid w:val="0"/>
          <w:szCs w:val="22"/>
          <w:lang w:val="en-CA" w:eastAsia="de-DE" w:bidi="en-US"/>
        </w:rPr>
        <w:t>third</w:t>
      </w:r>
      <w:r w:rsidR="003E64E3" w:rsidRPr="003E64E3">
        <w:rPr>
          <w:rFonts w:eastAsia="Times New Roman"/>
          <w:bCs/>
          <w:snapToGrid w:val="0"/>
          <w:szCs w:val="22"/>
          <w:lang w:val="en-CA" w:eastAsia="de-DE" w:bidi="en-US"/>
        </w:rPr>
        <w:t xml:space="preserve"> scenario</w:t>
      </w:r>
      <w:r>
        <w:rPr>
          <w:rFonts w:eastAsia="Times New Roman"/>
          <w:bCs/>
          <w:snapToGrid w:val="0"/>
          <w:szCs w:val="22"/>
          <w:lang w:val="en-CA" w:eastAsia="de-DE" w:bidi="en-US"/>
        </w:rPr>
        <w:t>.</w:t>
      </w:r>
    </w:p>
    <w:p w14:paraId="639D2E20" w14:textId="77777777" w:rsidR="00C75774" w:rsidRDefault="00C75774" w:rsidP="00C75774">
      <w:pPr>
        <w:spacing w:line="228" w:lineRule="auto"/>
        <w:ind w:left="3062"/>
        <w:jc w:val="left"/>
        <w:rPr>
          <w:bCs/>
          <w:lang w:val="en-CA"/>
        </w:rPr>
      </w:pPr>
    </w:p>
    <w:p w14:paraId="1E7E4E92" w14:textId="550DBC8D" w:rsidR="00C75774" w:rsidRDefault="00C75774" w:rsidP="00C75774">
      <w:pPr>
        <w:spacing w:line="228" w:lineRule="auto"/>
        <w:ind w:left="3062"/>
        <w:jc w:val="left"/>
        <w:rPr>
          <w:bCs/>
          <w:lang w:val="en-CA"/>
        </w:rPr>
      </w:pPr>
      <w:r>
        <w:rPr>
          <w:bCs/>
          <w:lang w:val="en-CA"/>
        </w:rPr>
        <w:t>A c</w:t>
      </w:r>
      <w:r w:rsidRPr="00C75774">
        <w:rPr>
          <w:bCs/>
          <w:lang w:val="en-CA"/>
        </w:rPr>
        <w:t xml:space="preserve">omparison between different techniques for buses </w:t>
      </w:r>
      <w:r w:rsidR="00430619" w:rsidRPr="00C75774">
        <w:rPr>
          <w:bCs/>
          <w:lang w:val="en-CA"/>
        </w:rPr>
        <w:t>27,</w:t>
      </w:r>
      <w:r w:rsidRPr="00C75774">
        <w:rPr>
          <w:bCs/>
          <w:lang w:val="en-CA"/>
        </w:rPr>
        <w:t xml:space="preserve"> 28</w:t>
      </w:r>
      <w:r w:rsidR="00FA185B">
        <w:rPr>
          <w:bCs/>
          <w:lang w:val="en-CA"/>
        </w:rPr>
        <w:t xml:space="preserve"> and 31</w:t>
      </w:r>
      <w:r w:rsidRPr="00C75774">
        <w:rPr>
          <w:bCs/>
          <w:lang w:val="en-CA"/>
        </w:rPr>
        <w:t xml:space="preserve"> at </w:t>
      </w:r>
      <w:r>
        <w:rPr>
          <w:bCs/>
          <w:lang w:val="en-CA"/>
        </w:rPr>
        <w:t>hours between 21 to 24 are also listed in Table 2</w:t>
      </w:r>
      <w:r w:rsidRPr="00C75774">
        <w:rPr>
          <w:bCs/>
          <w:lang w:val="en-CA"/>
        </w:rPr>
        <w:t>.</w:t>
      </w:r>
    </w:p>
    <w:p w14:paraId="56B45BED" w14:textId="77777777" w:rsidR="00430619" w:rsidRDefault="00B90F59" w:rsidP="00430619">
      <w:pPr>
        <w:ind w:left="3422"/>
        <w:rPr>
          <w:bCs/>
          <w:lang w:val="en-CA"/>
        </w:rPr>
      </w:pPr>
      <w:r w:rsidRPr="008E2AE3">
        <w:rPr>
          <w:b/>
          <w:lang w:val="en-CA"/>
        </w:rPr>
        <w:t>Table 2</w:t>
      </w:r>
      <w:r>
        <w:rPr>
          <w:bCs/>
          <w:lang w:val="en-CA"/>
        </w:rPr>
        <w:t xml:space="preserve">. Comparison between different techniques for buses </w:t>
      </w:r>
      <w:r w:rsidR="00430619">
        <w:rPr>
          <w:bCs/>
          <w:lang w:val="en-CA"/>
        </w:rPr>
        <w:t>27,</w:t>
      </w:r>
      <w:r>
        <w:rPr>
          <w:bCs/>
          <w:lang w:val="en-CA"/>
        </w:rPr>
        <w:t xml:space="preserve"> 28 </w:t>
      </w:r>
      <w:r w:rsidR="0065015C">
        <w:rPr>
          <w:bCs/>
          <w:lang w:val="en-CA"/>
        </w:rPr>
        <w:t xml:space="preserve">and 31 </w:t>
      </w:r>
      <w:r>
        <w:rPr>
          <w:bCs/>
          <w:lang w:val="en-CA"/>
        </w:rPr>
        <w:t>at specific times.</w:t>
      </w:r>
    </w:p>
    <w:p w14:paraId="67743CFB" w14:textId="7CBF6C8D" w:rsidR="00884B0D" w:rsidRDefault="00622402" w:rsidP="00622402">
      <w:pPr>
        <w:numPr>
          <w:ilvl w:val="0"/>
          <w:numId w:val="37"/>
        </w:numPr>
        <w:rPr>
          <w:bCs/>
          <w:lang w:val="en-CA"/>
        </w:rPr>
      </w:pPr>
      <w:r w:rsidRPr="00622402">
        <w:rPr>
          <w:bCs/>
          <w:lang w:val="en-CA"/>
        </w:rPr>
        <w:t>Results at bus 27</w:t>
      </w:r>
    </w:p>
    <w:tbl>
      <w:tblPr>
        <w:tblStyle w:val="TableGrid"/>
        <w:tblW w:w="0" w:type="auto"/>
        <w:tblInd w:w="3064" w:type="dxa"/>
        <w:tblLook w:val="04A0" w:firstRow="1" w:lastRow="0" w:firstColumn="1" w:lastColumn="0" w:noHBand="0" w:noVBand="1"/>
      </w:tblPr>
      <w:tblGrid>
        <w:gridCol w:w="1184"/>
        <w:gridCol w:w="877"/>
        <w:gridCol w:w="990"/>
        <w:gridCol w:w="990"/>
        <w:gridCol w:w="990"/>
      </w:tblGrid>
      <w:tr w:rsidR="006C2331" w14:paraId="4689C4DF" w14:textId="77777777" w:rsidTr="004B6059">
        <w:tc>
          <w:tcPr>
            <w:tcW w:w="1184" w:type="dxa"/>
          </w:tcPr>
          <w:p w14:paraId="0294EB9F" w14:textId="77777777" w:rsidR="006C2331" w:rsidRDefault="006C2331" w:rsidP="00DB1A37">
            <w:pPr>
              <w:jc w:val="center"/>
              <w:rPr>
                <w:bCs/>
                <w:lang w:val="en-CA"/>
              </w:rPr>
            </w:pPr>
            <w:r>
              <w:rPr>
                <w:bCs/>
                <w:lang w:val="en-CA"/>
              </w:rPr>
              <w:t>Technique</w:t>
            </w:r>
          </w:p>
        </w:tc>
        <w:tc>
          <w:tcPr>
            <w:tcW w:w="877" w:type="dxa"/>
          </w:tcPr>
          <w:p w14:paraId="261FD17C" w14:textId="138EA26F" w:rsidR="006C2331" w:rsidRDefault="006C2331" w:rsidP="00DB1A37">
            <w:pPr>
              <w:jc w:val="center"/>
              <w:rPr>
                <w:bCs/>
                <w:lang w:val="en-CA"/>
              </w:rPr>
            </w:pPr>
            <w:r>
              <w:rPr>
                <w:bCs/>
                <w:lang w:val="en-CA"/>
              </w:rPr>
              <w:t>H21</w:t>
            </w:r>
          </w:p>
        </w:tc>
        <w:tc>
          <w:tcPr>
            <w:tcW w:w="990" w:type="dxa"/>
          </w:tcPr>
          <w:p w14:paraId="2DB447A9" w14:textId="77777777" w:rsidR="006C2331" w:rsidRDefault="006C2331" w:rsidP="00DB1A37">
            <w:pPr>
              <w:jc w:val="center"/>
              <w:rPr>
                <w:bCs/>
                <w:lang w:val="en-CA"/>
              </w:rPr>
            </w:pPr>
            <w:r>
              <w:rPr>
                <w:bCs/>
                <w:lang w:val="en-CA"/>
              </w:rPr>
              <w:t>H22</w:t>
            </w:r>
          </w:p>
        </w:tc>
        <w:tc>
          <w:tcPr>
            <w:tcW w:w="990" w:type="dxa"/>
          </w:tcPr>
          <w:p w14:paraId="782DDF0E" w14:textId="77777777" w:rsidR="006C2331" w:rsidRDefault="006C2331" w:rsidP="00DB1A37">
            <w:pPr>
              <w:jc w:val="center"/>
              <w:rPr>
                <w:bCs/>
                <w:lang w:val="en-CA"/>
              </w:rPr>
            </w:pPr>
            <w:r>
              <w:rPr>
                <w:bCs/>
                <w:lang w:val="en-CA"/>
              </w:rPr>
              <w:t>H23</w:t>
            </w:r>
          </w:p>
        </w:tc>
        <w:tc>
          <w:tcPr>
            <w:tcW w:w="990" w:type="dxa"/>
          </w:tcPr>
          <w:p w14:paraId="12D312ED" w14:textId="77777777" w:rsidR="006C2331" w:rsidRDefault="006C2331" w:rsidP="00DB1A37">
            <w:pPr>
              <w:jc w:val="center"/>
              <w:rPr>
                <w:bCs/>
                <w:lang w:val="en-CA"/>
              </w:rPr>
            </w:pPr>
            <w:r>
              <w:rPr>
                <w:bCs/>
                <w:lang w:val="en-CA"/>
              </w:rPr>
              <w:t>H24</w:t>
            </w:r>
          </w:p>
        </w:tc>
      </w:tr>
      <w:tr w:rsidR="006C2331" w14:paraId="597E6665" w14:textId="77777777" w:rsidTr="004B6059">
        <w:tc>
          <w:tcPr>
            <w:tcW w:w="1184" w:type="dxa"/>
          </w:tcPr>
          <w:p w14:paraId="2E527063" w14:textId="77777777" w:rsidR="006C2331" w:rsidRDefault="006C2331" w:rsidP="00DB1A37">
            <w:pPr>
              <w:jc w:val="center"/>
              <w:rPr>
                <w:bCs/>
                <w:lang w:val="en-CA"/>
              </w:rPr>
            </w:pPr>
            <w:r>
              <w:rPr>
                <w:bCs/>
                <w:lang w:val="en-CA"/>
              </w:rPr>
              <w:t>Base case</w:t>
            </w:r>
          </w:p>
        </w:tc>
        <w:tc>
          <w:tcPr>
            <w:tcW w:w="877" w:type="dxa"/>
          </w:tcPr>
          <w:p w14:paraId="2BAE437C" w14:textId="59B1B2FC" w:rsidR="006C2331" w:rsidRDefault="006C2331" w:rsidP="00DB1A37">
            <w:pPr>
              <w:rPr>
                <w:bCs/>
                <w:lang w:val="en-CA"/>
              </w:rPr>
            </w:pPr>
            <w:r>
              <w:rPr>
                <w:bCs/>
                <w:lang w:val="en-CA"/>
              </w:rPr>
              <w:t>0.96888</w:t>
            </w:r>
          </w:p>
        </w:tc>
        <w:tc>
          <w:tcPr>
            <w:tcW w:w="990" w:type="dxa"/>
          </w:tcPr>
          <w:p w14:paraId="575FA464" w14:textId="77777777" w:rsidR="006C2331" w:rsidRDefault="006C2331" w:rsidP="00DB1A37">
            <w:pPr>
              <w:rPr>
                <w:bCs/>
                <w:lang w:val="en-CA"/>
              </w:rPr>
            </w:pPr>
            <w:r>
              <w:rPr>
                <w:bCs/>
                <w:lang w:val="en-CA"/>
              </w:rPr>
              <w:t>0.97270</w:t>
            </w:r>
          </w:p>
        </w:tc>
        <w:tc>
          <w:tcPr>
            <w:tcW w:w="990" w:type="dxa"/>
          </w:tcPr>
          <w:p w14:paraId="0B3280F3" w14:textId="77777777" w:rsidR="006C2331" w:rsidRDefault="006C2331" w:rsidP="00DB1A37">
            <w:pPr>
              <w:rPr>
                <w:bCs/>
                <w:lang w:val="en-CA"/>
              </w:rPr>
            </w:pPr>
            <w:r>
              <w:rPr>
                <w:bCs/>
                <w:lang w:val="en-CA"/>
              </w:rPr>
              <w:t>0.97521</w:t>
            </w:r>
          </w:p>
        </w:tc>
        <w:tc>
          <w:tcPr>
            <w:tcW w:w="990" w:type="dxa"/>
          </w:tcPr>
          <w:p w14:paraId="2B899DFB" w14:textId="77777777" w:rsidR="006C2331" w:rsidRDefault="006C2331" w:rsidP="00DB1A37">
            <w:pPr>
              <w:rPr>
                <w:bCs/>
                <w:lang w:val="en-CA"/>
              </w:rPr>
            </w:pPr>
            <w:r>
              <w:rPr>
                <w:bCs/>
                <w:lang w:val="en-CA"/>
              </w:rPr>
              <w:t>0.97945</w:t>
            </w:r>
          </w:p>
        </w:tc>
      </w:tr>
      <w:tr w:rsidR="006C2331" w14:paraId="0E97B403" w14:textId="77777777" w:rsidTr="004B6059">
        <w:tc>
          <w:tcPr>
            <w:tcW w:w="1184" w:type="dxa"/>
          </w:tcPr>
          <w:p w14:paraId="612B2414" w14:textId="77777777" w:rsidR="006C2331" w:rsidRDefault="006C2331" w:rsidP="00DB1A37">
            <w:pPr>
              <w:jc w:val="center"/>
              <w:rPr>
                <w:bCs/>
                <w:lang w:val="en-CA"/>
              </w:rPr>
            </w:pPr>
            <w:r>
              <w:rPr>
                <w:bCs/>
                <w:lang w:val="en-CA"/>
              </w:rPr>
              <w:t>ICA</w:t>
            </w:r>
          </w:p>
        </w:tc>
        <w:tc>
          <w:tcPr>
            <w:tcW w:w="877" w:type="dxa"/>
          </w:tcPr>
          <w:p w14:paraId="4F1408FA" w14:textId="6A8D74B4" w:rsidR="006C2331" w:rsidRDefault="006C2331" w:rsidP="00DB1A37">
            <w:pPr>
              <w:rPr>
                <w:bCs/>
                <w:lang w:val="en-CA"/>
              </w:rPr>
            </w:pPr>
            <w:r>
              <w:rPr>
                <w:bCs/>
                <w:lang w:val="en-CA"/>
              </w:rPr>
              <w:t>0.97978</w:t>
            </w:r>
          </w:p>
        </w:tc>
        <w:tc>
          <w:tcPr>
            <w:tcW w:w="990" w:type="dxa"/>
          </w:tcPr>
          <w:p w14:paraId="4EA9465F" w14:textId="77777777" w:rsidR="006C2331" w:rsidRDefault="006C2331" w:rsidP="00DB1A37">
            <w:pPr>
              <w:rPr>
                <w:bCs/>
                <w:lang w:val="en-CA"/>
              </w:rPr>
            </w:pPr>
            <w:r>
              <w:rPr>
                <w:bCs/>
                <w:lang w:val="en-CA"/>
              </w:rPr>
              <w:t>0.97927</w:t>
            </w:r>
          </w:p>
        </w:tc>
        <w:tc>
          <w:tcPr>
            <w:tcW w:w="990" w:type="dxa"/>
          </w:tcPr>
          <w:p w14:paraId="4EFD8566" w14:textId="77777777" w:rsidR="006C2331" w:rsidRDefault="006C2331" w:rsidP="00DB1A37">
            <w:pPr>
              <w:rPr>
                <w:bCs/>
                <w:lang w:val="en-CA"/>
              </w:rPr>
            </w:pPr>
            <w:r>
              <w:rPr>
                <w:bCs/>
                <w:lang w:val="en-CA"/>
              </w:rPr>
              <w:t>0.98237</w:t>
            </w:r>
          </w:p>
        </w:tc>
        <w:tc>
          <w:tcPr>
            <w:tcW w:w="990" w:type="dxa"/>
          </w:tcPr>
          <w:p w14:paraId="6EF3808E" w14:textId="77777777" w:rsidR="006C2331" w:rsidRDefault="006C2331" w:rsidP="00DB1A37">
            <w:pPr>
              <w:rPr>
                <w:bCs/>
                <w:lang w:val="en-CA"/>
              </w:rPr>
            </w:pPr>
            <w:r>
              <w:rPr>
                <w:bCs/>
                <w:lang w:val="en-CA"/>
              </w:rPr>
              <w:t>0.98392</w:t>
            </w:r>
          </w:p>
        </w:tc>
      </w:tr>
      <w:tr w:rsidR="006C2331" w14:paraId="10846583" w14:textId="77777777" w:rsidTr="004B6059">
        <w:tc>
          <w:tcPr>
            <w:tcW w:w="1184" w:type="dxa"/>
          </w:tcPr>
          <w:p w14:paraId="6CE18445" w14:textId="77777777" w:rsidR="006C2331" w:rsidRDefault="006C2331" w:rsidP="00DB1A37">
            <w:pPr>
              <w:jc w:val="center"/>
              <w:rPr>
                <w:bCs/>
                <w:lang w:val="en-CA"/>
              </w:rPr>
            </w:pPr>
            <w:r>
              <w:rPr>
                <w:bCs/>
                <w:lang w:val="en-CA"/>
              </w:rPr>
              <w:t>GA</w:t>
            </w:r>
          </w:p>
        </w:tc>
        <w:tc>
          <w:tcPr>
            <w:tcW w:w="877" w:type="dxa"/>
          </w:tcPr>
          <w:p w14:paraId="229C3937" w14:textId="09A3F54B" w:rsidR="006C2331" w:rsidRDefault="006C2331" w:rsidP="00DB1A37">
            <w:pPr>
              <w:rPr>
                <w:bCs/>
                <w:lang w:val="en-CA"/>
              </w:rPr>
            </w:pPr>
            <w:r>
              <w:rPr>
                <w:bCs/>
                <w:lang w:val="en-CA"/>
              </w:rPr>
              <w:t>0.98142</w:t>
            </w:r>
          </w:p>
        </w:tc>
        <w:tc>
          <w:tcPr>
            <w:tcW w:w="990" w:type="dxa"/>
          </w:tcPr>
          <w:p w14:paraId="5E4BA70E" w14:textId="77777777" w:rsidR="006C2331" w:rsidRDefault="006C2331" w:rsidP="00DB1A37">
            <w:pPr>
              <w:rPr>
                <w:bCs/>
                <w:lang w:val="en-CA"/>
              </w:rPr>
            </w:pPr>
            <w:r>
              <w:rPr>
                <w:bCs/>
                <w:lang w:val="en-CA"/>
              </w:rPr>
              <w:t>0.98497</w:t>
            </w:r>
          </w:p>
        </w:tc>
        <w:tc>
          <w:tcPr>
            <w:tcW w:w="990" w:type="dxa"/>
          </w:tcPr>
          <w:p w14:paraId="1754A725" w14:textId="77777777" w:rsidR="006C2331" w:rsidRDefault="006C2331" w:rsidP="00DB1A37">
            <w:pPr>
              <w:rPr>
                <w:bCs/>
                <w:lang w:val="en-CA"/>
              </w:rPr>
            </w:pPr>
            <w:r>
              <w:rPr>
                <w:bCs/>
                <w:lang w:val="en-CA"/>
              </w:rPr>
              <w:t>0.98625</w:t>
            </w:r>
          </w:p>
        </w:tc>
        <w:tc>
          <w:tcPr>
            <w:tcW w:w="990" w:type="dxa"/>
          </w:tcPr>
          <w:p w14:paraId="259CEEDD" w14:textId="77777777" w:rsidR="006C2331" w:rsidRDefault="006C2331" w:rsidP="00DB1A37">
            <w:pPr>
              <w:rPr>
                <w:bCs/>
                <w:lang w:val="en-CA"/>
              </w:rPr>
            </w:pPr>
            <w:r>
              <w:rPr>
                <w:bCs/>
                <w:lang w:val="en-CA"/>
              </w:rPr>
              <w:t>0.98894</w:t>
            </w:r>
          </w:p>
        </w:tc>
      </w:tr>
      <w:tr w:rsidR="006C2331" w14:paraId="4E89779C" w14:textId="77777777" w:rsidTr="004B6059">
        <w:tc>
          <w:tcPr>
            <w:tcW w:w="1184" w:type="dxa"/>
          </w:tcPr>
          <w:p w14:paraId="4237022B" w14:textId="77777777" w:rsidR="006C2331" w:rsidRDefault="006C2331" w:rsidP="00DB1A37">
            <w:pPr>
              <w:jc w:val="center"/>
              <w:rPr>
                <w:bCs/>
                <w:lang w:val="en-CA"/>
              </w:rPr>
            </w:pPr>
            <w:r>
              <w:rPr>
                <w:bCs/>
                <w:lang w:val="en-CA"/>
              </w:rPr>
              <w:t>Hybrid</w:t>
            </w:r>
          </w:p>
        </w:tc>
        <w:tc>
          <w:tcPr>
            <w:tcW w:w="877" w:type="dxa"/>
          </w:tcPr>
          <w:p w14:paraId="535B1292" w14:textId="69AC9127" w:rsidR="006C2331" w:rsidRDefault="006C2331" w:rsidP="00DB1A37">
            <w:pPr>
              <w:rPr>
                <w:bCs/>
                <w:lang w:val="en-CA"/>
              </w:rPr>
            </w:pPr>
            <w:r>
              <w:rPr>
                <w:bCs/>
                <w:lang w:val="en-CA"/>
              </w:rPr>
              <w:t>0.98116</w:t>
            </w:r>
          </w:p>
        </w:tc>
        <w:tc>
          <w:tcPr>
            <w:tcW w:w="990" w:type="dxa"/>
          </w:tcPr>
          <w:p w14:paraId="67E45AE8" w14:textId="77777777" w:rsidR="006C2331" w:rsidRDefault="006C2331" w:rsidP="00DB1A37">
            <w:pPr>
              <w:rPr>
                <w:bCs/>
                <w:lang w:val="en-CA"/>
              </w:rPr>
            </w:pPr>
            <w:r>
              <w:rPr>
                <w:bCs/>
                <w:lang w:val="en-CA"/>
              </w:rPr>
              <w:t>0.98482</w:t>
            </w:r>
          </w:p>
        </w:tc>
        <w:tc>
          <w:tcPr>
            <w:tcW w:w="990" w:type="dxa"/>
          </w:tcPr>
          <w:p w14:paraId="3E805764" w14:textId="77777777" w:rsidR="006C2331" w:rsidRDefault="006C2331" w:rsidP="00DB1A37">
            <w:pPr>
              <w:rPr>
                <w:bCs/>
                <w:lang w:val="en-CA"/>
              </w:rPr>
            </w:pPr>
            <w:r>
              <w:rPr>
                <w:bCs/>
                <w:lang w:val="en-CA"/>
              </w:rPr>
              <w:t>0.98635</w:t>
            </w:r>
          </w:p>
        </w:tc>
        <w:tc>
          <w:tcPr>
            <w:tcW w:w="990" w:type="dxa"/>
          </w:tcPr>
          <w:p w14:paraId="5CA55A63" w14:textId="77777777" w:rsidR="006C2331" w:rsidRDefault="006C2331" w:rsidP="00DB1A37">
            <w:pPr>
              <w:rPr>
                <w:bCs/>
                <w:lang w:val="en-CA"/>
              </w:rPr>
            </w:pPr>
            <w:r>
              <w:rPr>
                <w:bCs/>
                <w:lang w:val="en-CA"/>
              </w:rPr>
              <w:t>0.98929</w:t>
            </w:r>
          </w:p>
        </w:tc>
      </w:tr>
    </w:tbl>
    <w:p w14:paraId="306F3677" w14:textId="79A5C18D" w:rsidR="00AC4102" w:rsidRDefault="00AC4102" w:rsidP="00F26177">
      <w:pPr>
        <w:rPr>
          <w:bCs/>
          <w:lang w:val="en-CA"/>
        </w:rPr>
      </w:pPr>
    </w:p>
    <w:p w14:paraId="02933333" w14:textId="60C44A1A" w:rsidR="00B033AF" w:rsidRDefault="000803BD" w:rsidP="00F26177">
      <w:pPr>
        <w:pStyle w:val="ListParagraph"/>
        <w:numPr>
          <w:ilvl w:val="0"/>
          <w:numId w:val="37"/>
        </w:numPr>
        <w:rPr>
          <w:bCs/>
          <w:lang w:val="en-CA"/>
        </w:rPr>
      </w:pPr>
      <w:r w:rsidRPr="000D509F">
        <w:rPr>
          <w:bCs/>
          <w:lang w:val="en-CA"/>
        </w:rPr>
        <w:t>Results a</w:t>
      </w:r>
      <w:r w:rsidR="000C2082">
        <w:rPr>
          <w:bCs/>
          <w:lang w:val="en-CA"/>
        </w:rPr>
        <w:t>t</w:t>
      </w:r>
      <w:r w:rsidRPr="000D509F">
        <w:rPr>
          <w:bCs/>
          <w:lang w:val="en-CA"/>
        </w:rPr>
        <w:t xml:space="preserve"> bus 28</w:t>
      </w:r>
    </w:p>
    <w:p w14:paraId="46E3F25F" w14:textId="77777777" w:rsidR="001F0D7A" w:rsidRDefault="001F0D7A" w:rsidP="00F26177">
      <w:pPr>
        <w:pStyle w:val="ListParagraph"/>
        <w:rPr>
          <w:bCs/>
          <w:lang w:val="en-CA"/>
        </w:rPr>
      </w:pPr>
    </w:p>
    <w:tbl>
      <w:tblPr>
        <w:tblStyle w:val="TableGrid"/>
        <w:tblW w:w="0" w:type="auto"/>
        <w:tblInd w:w="3064" w:type="dxa"/>
        <w:tblLook w:val="04A0" w:firstRow="1" w:lastRow="0" w:firstColumn="1" w:lastColumn="0" w:noHBand="0" w:noVBand="1"/>
      </w:tblPr>
      <w:tblGrid>
        <w:gridCol w:w="1184"/>
        <w:gridCol w:w="877"/>
        <w:gridCol w:w="990"/>
        <w:gridCol w:w="990"/>
        <w:gridCol w:w="990"/>
      </w:tblGrid>
      <w:tr w:rsidR="00EE57A3" w14:paraId="53984DB2" w14:textId="77777777" w:rsidTr="00DB1A37">
        <w:tc>
          <w:tcPr>
            <w:tcW w:w="1184" w:type="dxa"/>
          </w:tcPr>
          <w:p w14:paraId="516C21A8" w14:textId="77777777" w:rsidR="00EE57A3" w:rsidRDefault="00EE57A3" w:rsidP="00DB1A37">
            <w:pPr>
              <w:jc w:val="center"/>
              <w:rPr>
                <w:bCs/>
                <w:lang w:val="en-CA"/>
              </w:rPr>
            </w:pPr>
            <w:r>
              <w:rPr>
                <w:bCs/>
                <w:lang w:val="en-CA"/>
              </w:rPr>
              <w:t>Technique</w:t>
            </w:r>
          </w:p>
        </w:tc>
        <w:tc>
          <w:tcPr>
            <w:tcW w:w="877" w:type="dxa"/>
          </w:tcPr>
          <w:p w14:paraId="3C541A80" w14:textId="77777777" w:rsidR="00EE57A3" w:rsidRDefault="00EE57A3" w:rsidP="00DB1A37">
            <w:pPr>
              <w:jc w:val="center"/>
              <w:rPr>
                <w:bCs/>
                <w:lang w:val="en-CA"/>
              </w:rPr>
            </w:pPr>
            <w:r>
              <w:rPr>
                <w:bCs/>
                <w:lang w:val="en-CA"/>
              </w:rPr>
              <w:t>H21</w:t>
            </w:r>
          </w:p>
        </w:tc>
        <w:tc>
          <w:tcPr>
            <w:tcW w:w="990" w:type="dxa"/>
          </w:tcPr>
          <w:p w14:paraId="01896CA2" w14:textId="77777777" w:rsidR="00EE57A3" w:rsidRDefault="00EE57A3" w:rsidP="00DB1A37">
            <w:pPr>
              <w:jc w:val="center"/>
              <w:rPr>
                <w:bCs/>
                <w:lang w:val="en-CA"/>
              </w:rPr>
            </w:pPr>
            <w:r>
              <w:rPr>
                <w:bCs/>
                <w:lang w:val="en-CA"/>
              </w:rPr>
              <w:t>H22</w:t>
            </w:r>
          </w:p>
        </w:tc>
        <w:tc>
          <w:tcPr>
            <w:tcW w:w="990" w:type="dxa"/>
          </w:tcPr>
          <w:p w14:paraId="101924F2" w14:textId="77777777" w:rsidR="00EE57A3" w:rsidRDefault="00EE57A3" w:rsidP="00DB1A37">
            <w:pPr>
              <w:jc w:val="center"/>
              <w:rPr>
                <w:bCs/>
                <w:lang w:val="en-CA"/>
              </w:rPr>
            </w:pPr>
            <w:r>
              <w:rPr>
                <w:bCs/>
                <w:lang w:val="en-CA"/>
              </w:rPr>
              <w:t>H23</w:t>
            </w:r>
          </w:p>
        </w:tc>
        <w:tc>
          <w:tcPr>
            <w:tcW w:w="990" w:type="dxa"/>
          </w:tcPr>
          <w:p w14:paraId="2FAB2432" w14:textId="77777777" w:rsidR="00EE57A3" w:rsidRDefault="00EE57A3" w:rsidP="00DB1A37">
            <w:pPr>
              <w:jc w:val="center"/>
              <w:rPr>
                <w:bCs/>
                <w:lang w:val="en-CA"/>
              </w:rPr>
            </w:pPr>
            <w:r>
              <w:rPr>
                <w:bCs/>
                <w:lang w:val="en-CA"/>
              </w:rPr>
              <w:t>H24</w:t>
            </w:r>
          </w:p>
        </w:tc>
      </w:tr>
      <w:tr w:rsidR="00EE57A3" w14:paraId="18615A2F" w14:textId="77777777" w:rsidTr="00DB1A37">
        <w:tc>
          <w:tcPr>
            <w:tcW w:w="1184" w:type="dxa"/>
          </w:tcPr>
          <w:p w14:paraId="14E9785A" w14:textId="77777777" w:rsidR="00EE57A3" w:rsidRDefault="00EE57A3" w:rsidP="00DB1A37">
            <w:pPr>
              <w:jc w:val="center"/>
              <w:rPr>
                <w:bCs/>
                <w:lang w:val="en-CA"/>
              </w:rPr>
            </w:pPr>
            <w:r>
              <w:rPr>
                <w:bCs/>
                <w:lang w:val="en-CA"/>
              </w:rPr>
              <w:t>Base case</w:t>
            </w:r>
          </w:p>
        </w:tc>
        <w:tc>
          <w:tcPr>
            <w:tcW w:w="877" w:type="dxa"/>
          </w:tcPr>
          <w:p w14:paraId="5BBAC5D9" w14:textId="77777777" w:rsidR="00EE57A3" w:rsidRDefault="00EE57A3" w:rsidP="00DB1A37">
            <w:pPr>
              <w:rPr>
                <w:bCs/>
                <w:lang w:val="en-CA"/>
              </w:rPr>
            </w:pPr>
            <w:r>
              <w:rPr>
                <w:bCs/>
                <w:lang w:val="en-CA"/>
              </w:rPr>
              <w:t>0.96330</w:t>
            </w:r>
          </w:p>
        </w:tc>
        <w:tc>
          <w:tcPr>
            <w:tcW w:w="990" w:type="dxa"/>
          </w:tcPr>
          <w:p w14:paraId="2744F5AB" w14:textId="77777777" w:rsidR="00EE57A3" w:rsidRDefault="00EE57A3" w:rsidP="00DB1A37">
            <w:pPr>
              <w:rPr>
                <w:bCs/>
                <w:lang w:val="en-CA"/>
              </w:rPr>
            </w:pPr>
            <w:r>
              <w:rPr>
                <w:bCs/>
                <w:lang w:val="en-CA"/>
              </w:rPr>
              <w:t>0.96775</w:t>
            </w:r>
          </w:p>
        </w:tc>
        <w:tc>
          <w:tcPr>
            <w:tcW w:w="990" w:type="dxa"/>
          </w:tcPr>
          <w:p w14:paraId="1B9160D0" w14:textId="77777777" w:rsidR="00EE57A3" w:rsidRDefault="00EE57A3" w:rsidP="00DB1A37">
            <w:pPr>
              <w:rPr>
                <w:bCs/>
                <w:lang w:val="en-CA"/>
              </w:rPr>
            </w:pPr>
            <w:r>
              <w:rPr>
                <w:bCs/>
                <w:lang w:val="en-CA"/>
              </w:rPr>
              <w:t>0.97068</w:t>
            </w:r>
          </w:p>
        </w:tc>
        <w:tc>
          <w:tcPr>
            <w:tcW w:w="990" w:type="dxa"/>
          </w:tcPr>
          <w:p w14:paraId="333BCE2D" w14:textId="77777777" w:rsidR="00EE57A3" w:rsidRDefault="00EE57A3" w:rsidP="00DB1A37">
            <w:pPr>
              <w:rPr>
                <w:bCs/>
                <w:lang w:val="en-CA"/>
              </w:rPr>
            </w:pPr>
            <w:r>
              <w:rPr>
                <w:bCs/>
                <w:lang w:val="en-CA"/>
              </w:rPr>
              <w:t>0.97564</w:t>
            </w:r>
          </w:p>
        </w:tc>
      </w:tr>
      <w:tr w:rsidR="00EE57A3" w14:paraId="572961B1" w14:textId="77777777" w:rsidTr="00DB1A37">
        <w:tc>
          <w:tcPr>
            <w:tcW w:w="1184" w:type="dxa"/>
          </w:tcPr>
          <w:p w14:paraId="69CD7BA3" w14:textId="77777777" w:rsidR="00EE57A3" w:rsidRDefault="00EE57A3" w:rsidP="00DB1A37">
            <w:pPr>
              <w:jc w:val="center"/>
              <w:rPr>
                <w:bCs/>
                <w:lang w:val="en-CA"/>
              </w:rPr>
            </w:pPr>
            <w:r>
              <w:rPr>
                <w:bCs/>
                <w:lang w:val="en-CA"/>
              </w:rPr>
              <w:t>ICA</w:t>
            </w:r>
          </w:p>
        </w:tc>
        <w:tc>
          <w:tcPr>
            <w:tcW w:w="877" w:type="dxa"/>
          </w:tcPr>
          <w:p w14:paraId="0B0D0FC2" w14:textId="77777777" w:rsidR="00EE57A3" w:rsidRDefault="00EE57A3" w:rsidP="00DB1A37">
            <w:pPr>
              <w:rPr>
                <w:bCs/>
                <w:lang w:val="en-CA"/>
              </w:rPr>
            </w:pPr>
            <w:r>
              <w:rPr>
                <w:bCs/>
                <w:lang w:val="en-CA"/>
              </w:rPr>
              <w:t>0.97599</w:t>
            </w:r>
          </w:p>
        </w:tc>
        <w:tc>
          <w:tcPr>
            <w:tcW w:w="990" w:type="dxa"/>
          </w:tcPr>
          <w:p w14:paraId="0F223C67" w14:textId="77777777" w:rsidR="00EE57A3" w:rsidRDefault="00EE57A3" w:rsidP="00DB1A37">
            <w:pPr>
              <w:rPr>
                <w:bCs/>
                <w:lang w:val="en-CA"/>
              </w:rPr>
            </w:pPr>
            <w:r>
              <w:rPr>
                <w:bCs/>
                <w:lang w:val="en-CA"/>
              </w:rPr>
              <w:t>0.97560</w:t>
            </w:r>
          </w:p>
        </w:tc>
        <w:tc>
          <w:tcPr>
            <w:tcW w:w="990" w:type="dxa"/>
          </w:tcPr>
          <w:p w14:paraId="2F73F45D" w14:textId="77777777" w:rsidR="00EE57A3" w:rsidRDefault="00EE57A3" w:rsidP="00DB1A37">
            <w:pPr>
              <w:rPr>
                <w:bCs/>
                <w:lang w:val="en-CA"/>
              </w:rPr>
            </w:pPr>
            <w:r>
              <w:rPr>
                <w:bCs/>
                <w:lang w:val="en-CA"/>
              </w:rPr>
              <w:t>0.97906</w:t>
            </w:r>
          </w:p>
        </w:tc>
        <w:tc>
          <w:tcPr>
            <w:tcW w:w="990" w:type="dxa"/>
          </w:tcPr>
          <w:p w14:paraId="0E726F6D" w14:textId="77777777" w:rsidR="00EE57A3" w:rsidRDefault="00EE57A3" w:rsidP="00DB1A37">
            <w:pPr>
              <w:rPr>
                <w:bCs/>
                <w:lang w:val="en-CA"/>
              </w:rPr>
            </w:pPr>
            <w:r>
              <w:rPr>
                <w:bCs/>
                <w:lang w:val="en-CA"/>
              </w:rPr>
              <w:t>0.98044</w:t>
            </w:r>
          </w:p>
        </w:tc>
      </w:tr>
      <w:tr w:rsidR="00EE57A3" w14:paraId="529FC1AF" w14:textId="77777777" w:rsidTr="00DB1A37">
        <w:tc>
          <w:tcPr>
            <w:tcW w:w="1184" w:type="dxa"/>
          </w:tcPr>
          <w:p w14:paraId="6995ACDF" w14:textId="77777777" w:rsidR="00EE57A3" w:rsidRDefault="00EE57A3" w:rsidP="00DB1A37">
            <w:pPr>
              <w:jc w:val="center"/>
              <w:rPr>
                <w:bCs/>
                <w:lang w:val="en-CA"/>
              </w:rPr>
            </w:pPr>
            <w:r>
              <w:rPr>
                <w:bCs/>
                <w:lang w:val="en-CA"/>
              </w:rPr>
              <w:t>GA</w:t>
            </w:r>
          </w:p>
        </w:tc>
        <w:tc>
          <w:tcPr>
            <w:tcW w:w="877" w:type="dxa"/>
          </w:tcPr>
          <w:p w14:paraId="2E15E498" w14:textId="77777777" w:rsidR="00EE57A3" w:rsidRDefault="00EE57A3" w:rsidP="00DB1A37">
            <w:pPr>
              <w:rPr>
                <w:bCs/>
                <w:lang w:val="en-CA"/>
              </w:rPr>
            </w:pPr>
            <w:r>
              <w:rPr>
                <w:bCs/>
                <w:lang w:val="en-CA"/>
              </w:rPr>
              <w:t>0.97778</w:t>
            </w:r>
          </w:p>
        </w:tc>
        <w:tc>
          <w:tcPr>
            <w:tcW w:w="990" w:type="dxa"/>
          </w:tcPr>
          <w:p w14:paraId="18EF5F2E" w14:textId="77777777" w:rsidR="00EE57A3" w:rsidRDefault="00EE57A3" w:rsidP="00DB1A37">
            <w:pPr>
              <w:rPr>
                <w:bCs/>
                <w:lang w:val="en-CA"/>
              </w:rPr>
            </w:pPr>
            <w:r>
              <w:rPr>
                <w:bCs/>
                <w:lang w:val="en-CA"/>
              </w:rPr>
              <w:t>0.98216</w:t>
            </w:r>
          </w:p>
        </w:tc>
        <w:tc>
          <w:tcPr>
            <w:tcW w:w="990" w:type="dxa"/>
          </w:tcPr>
          <w:p w14:paraId="322337E3" w14:textId="77777777" w:rsidR="00EE57A3" w:rsidRDefault="00EE57A3" w:rsidP="00DB1A37">
            <w:pPr>
              <w:rPr>
                <w:bCs/>
                <w:lang w:val="en-CA"/>
              </w:rPr>
            </w:pPr>
            <w:r>
              <w:rPr>
                <w:bCs/>
                <w:lang w:val="en-CA"/>
              </w:rPr>
              <w:t>0.98367</w:t>
            </w:r>
          </w:p>
        </w:tc>
        <w:tc>
          <w:tcPr>
            <w:tcW w:w="990" w:type="dxa"/>
          </w:tcPr>
          <w:p w14:paraId="0C23C095" w14:textId="77777777" w:rsidR="00EE57A3" w:rsidRDefault="00EE57A3" w:rsidP="00DB1A37">
            <w:pPr>
              <w:rPr>
                <w:bCs/>
                <w:lang w:val="en-CA"/>
              </w:rPr>
            </w:pPr>
            <w:r>
              <w:rPr>
                <w:bCs/>
                <w:lang w:val="en-CA"/>
              </w:rPr>
              <w:t>0.98660</w:t>
            </w:r>
          </w:p>
        </w:tc>
      </w:tr>
      <w:tr w:rsidR="00EE57A3" w14:paraId="4BBB2A2E" w14:textId="77777777" w:rsidTr="00DB1A37">
        <w:tc>
          <w:tcPr>
            <w:tcW w:w="1184" w:type="dxa"/>
          </w:tcPr>
          <w:p w14:paraId="55D64132" w14:textId="77777777" w:rsidR="00EE57A3" w:rsidRDefault="00EE57A3" w:rsidP="00DB1A37">
            <w:pPr>
              <w:jc w:val="center"/>
              <w:rPr>
                <w:bCs/>
                <w:lang w:val="en-CA"/>
              </w:rPr>
            </w:pPr>
            <w:r>
              <w:rPr>
                <w:bCs/>
                <w:lang w:val="en-CA"/>
              </w:rPr>
              <w:t>Hybrid</w:t>
            </w:r>
          </w:p>
        </w:tc>
        <w:tc>
          <w:tcPr>
            <w:tcW w:w="877" w:type="dxa"/>
          </w:tcPr>
          <w:p w14:paraId="17900737" w14:textId="77777777" w:rsidR="00EE57A3" w:rsidRDefault="00EE57A3" w:rsidP="00DB1A37">
            <w:pPr>
              <w:rPr>
                <w:bCs/>
                <w:lang w:val="en-CA"/>
              </w:rPr>
            </w:pPr>
            <w:r>
              <w:rPr>
                <w:bCs/>
                <w:lang w:val="en-CA"/>
              </w:rPr>
              <w:t>0.97798</w:t>
            </w:r>
          </w:p>
        </w:tc>
        <w:tc>
          <w:tcPr>
            <w:tcW w:w="990" w:type="dxa"/>
          </w:tcPr>
          <w:p w14:paraId="0B71799D" w14:textId="77777777" w:rsidR="00EE57A3" w:rsidRDefault="00EE57A3" w:rsidP="00DB1A37">
            <w:pPr>
              <w:rPr>
                <w:bCs/>
                <w:lang w:val="en-CA"/>
              </w:rPr>
            </w:pPr>
            <w:r>
              <w:rPr>
                <w:bCs/>
                <w:lang w:val="en-CA"/>
              </w:rPr>
              <w:t>0.98224</w:t>
            </w:r>
          </w:p>
        </w:tc>
        <w:tc>
          <w:tcPr>
            <w:tcW w:w="990" w:type="dxa"/>
          </w:tcPr>
          <w:p w14:paraId="1B532B18" w14:textId="77777777" w:rsidR="00EE57A3" w:rsidRDefault="00EE57A3" w:rsidP="00DB1A37">
            <w:pPr>
              <w:rPr>
                <w:bCs/>
                <w:lang w:val="en-CA"/>
              </w:rPr>
            </w:pPr>
            <w:r>
              <w:rPr>
                <w:bCs/>
                <w:lang w:val="en-CA"/>
              </w:rPr>
              <w:t>0.98368</w:t>
            </w:r>
          </w:p>
        </w:tc>
        <w:tc>
          <w:tcPr>
            <w:tcW w:w="990" w:type="dxa"/>
          </w:tcPr>
          <w:p w14:paraId="60A8EDE4" w14:textId="77777777" w:rsidR="00EE57A3" w:rsidRDefault="00EE57A3" w:rsidP="00DB1A37">
            <w:pPr>
              <w:rPr>
                <w:bCs/>
                <w:lang w:val="en-CA"/>
              </w:rPr>
            </w:pPr>
            <w:r>
              <w:rPr>
                <w:bCs/>
                <w:lang w:val="en-CA"/>
              </w:rPr>
              <w:t>0.98704</w:t>
            </w:r>
          </w:p>
        </w:tc>
      </w:tr>
    </w:tbl>
    <w:p w14:paraId="6DB3E848" w14:textId="77777777" w:rsidR="0083334D" w:rsidRDefault="0083334D" w:rsidP="0083334D">
      <w:pPr>
        <w:rPr>
          <w:bCs/>
          <w:lang w:val="en-CA"/>
        </w:rPr>
      </w:pPr>
    </w:p>
    <w:p w14:paraId="6C824181" w14:textId="3A45F85F" w:rsidR="009A6988" w:rsidRDefault="003E44C2" w:rsidP="0083334D">
      <w:pPr>
        <w:numPr>
          <w:ilvl w:val="0"/>
          <w:numId w:val="37"/>
        </w:numPr>
        <w:rPr>
          <w:bCs/>
          <w:lang w:val="en-CA"/>
        </w:rPr>
      </w:pPr>
      <w:r w:rsidRPr="003E44C2">
        <w:rPr>
          <w:bCs/>
          <w:lang w:val="en-CA"/>
        </w:rPr>
        <w:lastRenderedPageBreak/>
        <w:t>Results a</w:t>
      </w:r>
      <w:r w:rsidR="000C2082">
        <w:rPr>
          <w:bCs/>
          <w:lang w:val="en-CA"/>
        </w:rPr>
        <w:t>t</w:t>
      </w:r>
      <w:r w:rsidRPr="003E44C2">
        <w:rPr>
          <w:bCs/>
          <w:lang w:val="en-CA"/>
        </w:rPr>
        <w:t xml:space="preserve"> bus 31</w:t>
      </w:r>
    </w:p>
    <w:tbl>
      <w:tblPr>
        <w:tblStyle w:val="TableGrid"/>
        <w:tblW w:w="0" w:type="auto"/>
        <w:tblInd w:w="3064" w:type="dxa"/>
        <w:tblLook w:val="04A0" w:firstRow="1" w:lastRow="0" w:firstColumn="1" w:lastColumn="0" w:noHBand="0" w:noVBand="1"/>
      </w:tblPr>
      <w:tblGrid>
        <w:gridCol w:w="1184"/>
        <w:gridCol w:w="877"/>
        <w:gridCol w:w="990"/>
        <w:gridCol w:w="990"/>
        <w:gridCol w:w="990"/>
      </w:tblGrid>
      <w:tr w:rsidR="006B61A4" w14:paraId="69D9DADD" w14:textId="77777777" w:rsidTr="00DB1A37">
        <w:tc>
          <w:tcPr>
            <w:tcW w:w="1184" w:type="dxa"/>
          </w:tcPr>
          <w:p w14:paraId="51A1C813" w14:textId="77777777" w:rsidR="006B61A4" w:rsidRDefault="006B61A4" w:rsidP="00DB1A37">
            <w:pPr>
              <w:jc w:val="center"/>
              <w:rPr>
                <w:bCs/>
                <w:lang w:val="en-CA"/>
              </w:rPr>
            </w:pPr>
            <w:r>
              <w:rPr>
                <w:bCs/>
                <w:lang w:val="en-CA"/>
              </w:rPr>
              <w:t>Technique</w:t>
            </w:r>
          </w:p>
        </w:tc>
        <w:tc>
          <w:tcPr>
            <w:tcW w:w="877" w:type="dxa"/>
          </w:tcPr>
          <w:p w14:paraId="46856C33" w14:textId="77777777" w:rsidR="006B61A4" w:rsidRDefault="006B61A4" w:rsidP="00DB1A37">
            <w:pPr>
              <w:jc w:val="center"/>
              <w:rPr>
                <w:bCs/>
                <w:lang w:val="en-CA"/>
              </w:rPr>
            </w:pPr>
            <w:r>
              <w:rPr>
                <w:bCs/>
                <w:lang w:val="en-CA"/>
              </w:rPr>
              <w:t>H21</w:t>
            </w:r>
          </w:p>
        </w:tc>
        <w:tc>
          <w:tcPr>
            <w:tcW w:w="990" w:type="dxa"/>
          </w:tcPr>
          <w:p w14:paraId="0794BE91" w14:textId="77777777" w:rsidR="006B61A4" w:rsidRDefault="006B61A4" w:rsidP="00DB1A37">
            <w:pPr>
              <w:jc w:val="center"/>
              <w:rPr>
                <w:bCs/>
                <w:lang w:val="en-CA"/>
              </w:rPr>
            </w:pPr>
            <w:r>
              <w:rPr>
                <w:bCs/>
                <w:lang w:val="en-CA"/>
              </w:rPr>
              <w:t>H22</w:t>
            </w:r>
          </w:p>
        </w:tc>
        <w:tc>
          <w:tcPr>
            <w:tcW w:w="990" w:type="dxa"/>
          </w:tcPr>
          <w:p w14:paraId="705F7293" w14:textId="77777777" w:rsidR="006B61A4" w:rsidRDefault="006B61A4" w:rsidP="00DB1A37">
            <w:pPr>
              <w:jc w:val="center"/>
              <w:rPr>
                <w:bCs/>
                <w:lang w:val="en-CA"/>
              </w:rPr>
            </w:pPr>
            <w:r>
              <w:rPr>
                <w:bCs/>
                <w:lang w:val="en-CA"/>
              </w:rPr>
              <w:t>H23</w:t>
            </w:r>
          </w:p>
        </w:tc>
        <w:tc>
          <w:tcPr>
            <w:tcW w:w="990" w:type="dxa"/>
          </w:tcPr>
          <w:p w14:paraId="18BB708F" w14:textId="77777777" w:rsidR="006B61A4" w:rsidRDefault="006B61A4" w:rsidP="00DB1A37">
            <w:pPr>
              <w:jc w:val="center"/>
              <w:rPr>
                <w:bCs/>
                <w:lang w:val="en-CA"/>
              </w:rPr>
            </w:pPr>
            <w:r>
              <w:rPr>
                <w:bCs/>
                <w:lang w:val="en-CA"/>
              </w:rPr>
              <w:t>H24</w:t>
            </w:r>
          </w:p>
        </w:tc>
      </w:tr>
      <w:tr w:rsidR="006B61A4" w14:paraId="3A1B7F39" w14:textId="77777777" w:rsidTr="00DB1A37">
        <w:tc>
          <w:tcPr>
            <w:tcW w:w="1184" w:type="dxa"/>
          </w:tcPr>
          <w:p w14:paraId="65AE43F9" w14:textId="77777777" w:rsidR="006B61A4" w:rsidRDefault="006B61A4" w:rsidP="00DB1A37">
            <w:pPr>
              <w:jc w:val="center"/>
              <w:rPr>
                <w:bCs/>
                <w:lang w:val="en-CA"/>
              </w:rPr>
            </w:pPr>
            <w:r>
              <w:rPr>
                <w:bCs/>
                <w:lang w:val="en-CA"/>
              </w:rPr>
              <w:t>Base case</w:t>
            </w:r>
          </w:p>
        </w:tc>
        <w:tc>
          <w:tcPr>
            <w:tcW w:w="877" w:type="dxa"/>
          </w:tcPr>
          <w:p w14:paraId="697292AD" w14:textId="77777777" w:rsidR="006B61A4" w:rsidRDefault="006B61A4" w:rsidP="00DB1A37">
            <w:pPr>
              <w:rPr>
                <w:bCs/>
                <w:lang w:val="en-CA"/>
              </w:rPr>
            </w:pPr>
            <w:r>
              <w:rPr>
                <w:bCs/>
                <w:lang w:val="en-CA"/>
              </w:rPr>
              <w:t>0.95605</w:t>
            </w:r>
          </w:p>
        </w:tc>
        <w:tc>
          <w:tcPr>
            <w:tcW w:w="990" w:type="dxa"/>
          </w:tcPr>
          <w:p w14:paraId="6B71F446" w14:textId="77777777" w:rsidR="006B61A4" w:rsidRDefault="006B61A4" w:rsidP="00DB1A37">
            <w:pPr>
              <w:rPr>
                <w:bCs/>
                <w:lang w:val="en-CA"/>
              </w:rPr>
            </w:pPr>
            <w:r>
              <w:rPr>
                <w:bCs/>
                <w:lang w:val="en-CA"/>
              </w:rPr>
              <w:t>0.96148</w:t>
            </w:r>
          </w:p>
        </w:tc>
        <w:tc>
          <w:tcPr>
            <w:tcW w:w="990" w:type="dxa"/>
          </w:tcPr>
          <w:p w14:paraId="0DB5242F" w14:textId="77777777" w:rsidR="006B61A4" w:rsidRDefault="006B61A4" w:rsidP="00DB1A37">
            <w:pPr>
              <w:rPr>
                <w:bCs/>
                <w:lang w:val="en-CA"/>
              </w:rPr>
            </w:pPr>
            <w:r>
              <w:rPr>
                <w:bCs/>
                <w:lang w:val="en-CA"/>
              </w:rPr>
              <w:t>0.96505</w:t>
            </w:r>
          </w:p>
        </w:tc>
        <w:tc>
          <w:tcPr>
            <w:tcW w:w="990" w:type="dxa"/>
          </w:tcPr>
          <w:p w14:paraId="7939D133" w14:textId="77777777" w:rsidR="006B61A4" w:rsidRDefault="006B61A4" w:rsidP="00DB1A37">
            <w:pPr>
              <w:rPr>
                <w:bCs/>
                <w:lang w:val="en-CA"/>
              </w:rPr>
            </w:pPr>
            <w:r>
              <w:rPr>
                <w:bCs/>
                <w:lang w:val="en-CA"/>
              </w:rPr>
              <w:t>0.97108</w:t>
            </w:r>
          </w:p>
        </w:tc>
      </w:tr>
      <w:tr w:rsidR="006B61A4" w14:paraId="380DCD5B" w14:textId="77777777" w:rsidTr="00DB1A37">
        <w:tc>
          <w:tcPr>
            <w:tcW w:w="1184" w:type="dxa"/>
          </w:tcPr>
          <w:p w14:paraId="4BEC848C" w14:textId="77777777" w:rsidR="006B61A4" w:rsidRDefault="006B61A4" w:rsidP="00DB1A37">
            <w:pPr>
              <w:jc w:val="center"/>
              <w:rPr>
                <w:bCs/>
                <w:lang w:val="en-CA"/>
              </w:rPr>
            </w:pPr>
            <w:r>
              <w:rPr>
                <w:bCs/>
                <w:lang w:val="en-CA"/>
              </w:rPr>
              <w:t>ICA</w:t>
            </w:r>
          </w:p>
        </w:tc>
        <w:tc>
          <w:tcPr>
            <w:tcW w:w="877" w:type="dxa"/>
          </w:tcPr>
          <w:p w14:paraId="4BA5DCB4" w14:textId="77777777" w:rsidR="006B61A4" w:rsidRDefault="006B61A4" w:rsidP="00DB1A37">
            <w:pPr>
              <w:rPr>
                <w:bCs/>
                <w:lang w:val="en-CA"/>
              </w:rPr>
            </w:pPr>
            <w:r>
              <w:rPr>
                <w:bCs/>
                <w:lang w:val="en-CA"/>
              </w:rPr>
              <w:t>0.97174</w:t>
            </w:r>
          </w:p>
        </w:tc>
        <w:tc>
          <w:tcPr>
            <w:tcW w:w="990" w:type="dxa"/>
          </w:tcPr>
          <w:p w14:paraId="3510CA2C" w14:textId="77777777" w:rsidR="006B61A4" w:rsidRDefault="006B61A4" w:rsidP="00DB1A37">
            <w:pPr>
              <w:rPr>
                <w:bCs/>
                <w:lang w:val="en-CA"/>
              </w:rPr>
            </w:pPr>
            <w:r>
              <w:rPr>
                <w:bCs/>
                <w:lang w:val="en-CA"/>
              </w:rPr>
              <w:t>0.97110</w:t>
            </w:r>
          </w:p>
        </w:tc>
        <w:tc>
          <w:tcPr>
            <w:tcW w:w="990" w:type="dxa"/>
          </w:tcPr>
          <w:p w14:paraId="6028B939" w14:textId="77777777" w:rsidR="006B61A4" w:rsidRDefault="006B61A4" w:rsidP="00DB1A37">
            <w:pPr>
              <w:rPr>
                <w:bCs/>
                <w:lang w:val="en-CA"/>
              </w:rPr>
            </w:pPr>
            <w:r>
              <w:rPr>
                <w:bCs/>
                <w:lang w:val="en-CA"/>
              </w:rPr>
              <w:t>0.97548</w:t>
            </w:r>
          </w:p>
        </w:tc>
        <w:tc>
          <w:tcPr>
            <w:tcW w:w="990" w:type="dxa"/>
          </w:tcPr>
          <w:p w14:paraId="1556A53D" w14:textId="77777777" w:rsidR="006B61A4" w:rsidRDefault="006B61A4" w:rsidP="00DB1A37">
            <w:pPr>
              <w:rPr>
                <w:bCs/>
                <w:lang w:val="en-CA"/>
              </w:rPr>
            </w:pPr>
            <w:r>
              <w:rPr>
                <w:bCs/>
                <w:lang w:val="en-CA"/>
              </w:rPr>
              <w:t>0.97651</w:t>
            </w:r>
          </w:p>
        </w:tc>
      </w:tr>
      <w:tr w:rsidR="006B61A4" w14:paraId="42FA59E5" w14:textId="77777777" w:rsidTr="00DB1A37">
        <w:tc>
          <w:tcPr>
            <w:tcW w:w="1184" w:type="dxa"/>
          </w:tcPr>
          <w:p w14:paraId="048BFEBE" w14:textId="77777777" w:rsidR="006B61A4" w:rsidRDefault="006B61A4" w:rsidP="00DB1A37">
            <w:pPr>
              <w:jc w:val="center"/>
              <w:rPr>
                <w:bCs/>
                <w:lang w:val="en-CA"/>
              </w:rPr>
            </w:pPr>
            <w:r>
              <w:rPr>
                <w:bCs/>
                <w:lang w:val="en-CA"/>
              </w:rPr>
              <w:t>GA</w:t>
            </w:r>
          </w:p>
        </w:tc>
        <w:tc>
          <w:tcPr>
            <w:tcW w:w="877" w:type="dxa"/>
          </w:tcPr>
          <w:p w14:paraId="09B87AF8" w14:textId="77777777" w:rsidR="006B61A4" w:rsidRDefault="006B61A4" w:rsidP="00DB1A37">
            <w:pPr>
              <w:rPr>
                <w:bCs/>
                <w:lang w:val="en-CA"/>
              </w:rPr>
            </w:pPr>
            <w:r>
              <w:rPr>
                <w:bCs/>
                <w:lang w:val="en-CA"/>
              </w:rPr>
              <w:t>0.97367</w:t>
            </w:r>
          </w:p>
        </w:tc>
        <w:tc>
          <w:tcPr>
            <w:tcW w:w="990" w:type="dxa"/>
          </w:tcPr>
          <w:p w14:paraId="05523B90" w14:textId="77777777" w:rsidR="006B61A4" w:rsidRDefault="006B61A4" w:rsidP="00DB1A37">
            <w:pPr>
              <w:rPr>
                <w:bCs/>
                <w:lang w:val="en-CA"/>
              </w:rPr>
            </w:pPr>
            <w:r>
              <w:rPr>
                <w:bCs/>
                <w:lang w:val="en-CA"/>
              </w:rPr>
              <w:t>0.97923</w:t>
            </w:r>
          </w:p>
        </w:tc>
        <w:tc>
          <w:tcPr>
            <w:tcW w:w="990" w:type="dxa"/>
          </w:tcPr>
          <w:p w14:paraId="3EC3B105" w14:textId="77777777" w:rsidR="006B61A4" w:rsidRDefault="006B61A4" w:rsidP="00DB1A37">
            <w:pPr>
              <w:rPr>
                <w:bCs/>
                <w:lang w:val="en-CA"/>
              </w:rPr>
            </w:pPr>
            <w:r>
              <w:rPr>
                <w:bCs/>
                <w:lang w:val="en-CA"/>
              </w:rPr>
              <w:t>0.98113</w:t>
            </w:r>
          </w:p>
        </w:tc>
        <w:tc>
          <w:tcPr>
            <w:tcW w:w="990" w:type="dxa"/>
          </w:tcPr>
          <w:p w14:paraId="746ADF03" w14:textId="77777777" w:rsidR="006B61A4" w:rsidRDefault="006B61A4" w:rsidP="00DB1A37">
            <w:pPr>
              <w:rPr>
                <w:bCs/>
                <w:lang w:val="en-CA"/>
              </w:rPr>
            </w:pPr>
            <w:r>
              <w:rPr>
                <w:bCs/>
                <w:lang w:val="en-CA"/>
              </w:rPr>
              <w:t>0.98388</w:t>
            </w:r>
          </w:p>
        </w:tc>
      </w:tr>
      <w:tr w:rsidR="006B61A4" w14:paraId="37A40B08" w14:textId="77777777" w:rsidTr="00DB1A37">
        <w:tc>
          <w:tcPr>
            <w:tcW w:w="1184" w:type="dxa"/>
          </w:tcPr>
          <w:p w14:paraId="19577DEF" w14:textId="77777777" w:rsidR="006B61A4" w:rsidRDefault="006B61A4" w:rsidP="00DB1A37">
            <w:pPr>
              <w:jc w:val="center"/>
              <w:rPr>
                <w:bCs/>
                <w:lang w:val="en-CA"/>
              </w:rPr>
            </w:pPr>
            <w:r>
              <w:rPr>
                <w:bCs/>
                <w:lang w:val="en-CA"/>
              </w:rPr>
              <w:t>Hybrid</w:t>
            </w:r>
          </w:p>
        </w:tc>
        <w:tc>
          <w:tcPr>
            <w:tcW w:w="877" w:type="dxa"/>
          </w:tcPr>
          <w:p w14:paraId="4C870833" w14:textId="77777777" w:rsidR="006B61A4" w:rsidRDefault="006B61A4" w:rsidP="00DB1A37">
            <w:pPr>
              <w:rPr>
                <w:bCs/>
                <w:lang w:val="en-CA"/>
              </w:rPr>
            </w:pPr>
            <w:r>
              <w:rPr>
                <w:bCs/>
                <w:lang w:val="en-CA"/>
              </w:rPr>
              <w:t>0.97419</w:t>
            </w:r>
          </w:p>
        </w:tc>
        <w:tc>
          <w:tcPr>
            <w:tcW w:w="990" w:type="dxa"/>
          </w:tcPr>
          <w:p w14:paraId="73526637" w14:textId="77777777" w:rsidR="006B61A4" w:rsidRDefault="006B61A4" w:rsidP="00DB1A37">
            <w:pPr>
              <w:rPr>
                <w:bCs/>
                <w:lang w:val="en-CA"/>
              </w:rPr>
            </w:pPr>
            <w:r>
              <w:rPr>
                <w:bCs/>
                <w:lang w:val="en-CA"/>
              </w:rPr>
              <w:t>0.97925</w:t>
            </w:r>
          </w:p>
        </w:tc>
        <w:tc>
          <w:tcPr>
            <w:tcW w:w="990" w:type="dxa"/>
          </w:tcPr>
          <w:p w14:paraId="3B283614" w14:textId="77777777" w:rsidR="006B61A4" w:rsidRDefault="006B61A4" w:rsidP="00DB1A37">
            <w:pPr>
              <w:rPr>
                <w:bCs/>
                <w:lang w:val="en-CA"/>
              </w:rPr>
            </w:pPr>
            <w:r>
              <w:rPr>
                <w:bCs/>
                <w:lang w:val="en-CA"/>
              </w:rPr>
              <w:t>0.98130</w:t>
            </w:r>
          </w:p>
        </w:tc>
        <w:tc>
          <w:tcPr>
            <w:tcW w:w="990" w:type="dxa"/>
          </w:tcPr>
          <w:p w14:paraId="10AF7EE7" w14:textId="77777777" w:rsidR="006B61A4" w:rsidRDefault="006B61A4" w:rsidP="00DB1A37">
            <w:pPr>
              <w:rPr>
                <w:bCs/>
                <w:lang w:val="en-CA"/>
              </w:rPr>
            </w:pPr>
            <w:r>
              <w:rPr>
                <w:bCs/>
                <w:lang w:val="en-CA"/>
              </w:rPr>
              <w:t>0.98471</w:t>
            </w:r>
          </w:p>
        </w:tc>
      </w:tr>
    </w:tbl>
    <w:p w14:paraId="06160703" w14:textId="77777777" w:rsidR="00252633" w:rsidRPr="00BC4E0E" w:rsidRDefault="00252633" w:rsidP="0083334D">
      <w:pPr>
        <w:rPr>
          <w:bCs/>
          <w:lang w:val="en-CA"/>
        </w:rPr>
      </w:pPr>
    </w:p>
    <w:p w14:paraId="71A78A89" w14:textId="65FF307B" w:rsidR="00F065A9" w:rsidRPr="00BC4E0E" w:rsidRDefault="00C216B2" w:rsidP="00F065A9">
      <w:pPr>
        <w:pStyle w:val="MDPI21heading1"/>
        <w:jc w:val="both"/>
      </w:pPr>
      <w:r w:rsidRPr="00BC4E0E">
        <w:t xml:space="preserve">5. </w:t>
      </w:r>
      <w:del w:id="322" w:author="Mahmoud Kiasari" w:date="2024-09-14T12:30:00Z" w16du:dateUtc="2024-09-14T15:30:00Z">
        <w:r w:rsidRPr="00BC4E0E" w:rsidDel="006C2331">
          <w:delText>conclusion</w:delText>
        </w:r>
      </w:del>
      <w:ins w:id="323" w:author="Mahmoud Kiasari" w:date="2024-09-14T12:30:00Z" w16du:dateUtc="2024-09-14T15:30:00Z">
        <w:r w:rsidR="006C2331">
          <w:t>Conclusion and Future Works</w:t>
        </w:r>
      </w:ins>
    </w:p>
    <w:p w14:paraId="6ABEC51A" w14:textId="5D43D65B" w:rsidR="002150D1" w:rsidRPr="00BC4E0E" w:rsidRDefault="002150D1" w:rsidP="00FB21F5">
      <w:pPr>
        <w:pStyle w:val="MDPI21heading1"/>
        <w:jc w:val="both"/>
        <w:rPr>
          <w:b w:val="0"/>
          <w:bCs/>
          <w:rtl/>
          <w:lang w:bidi="fa-IR"/>
        </w:rPr>
      </w:pPr>
      <w:r w:rsidRPr="00BC4E0E">
        <w:rPr>
          <w:b w:val="0"/>
          <w:bCs/>
          <w:lang w:val="en-CA"/>
        </w:rPr>
        <w:t>This paper presents a comprehensive evaluation of voltage deviation improvement in microgrid operations through the integration of DRs strategies optimized by ICA and GA. These algorithms prove beneficial in scenarios with dynamic demand patterns and varying operational constraints. We have implemented the proposed method on a 33-Bus IEEE sample network to reach the aim</w:t>
      </w:r>
      <w:r w:rsidR="00A42E9E">
        <w:rPr>
          <w:b w:val="0"/>
          <w:bCs/>
          <w:lang w:val="en-CA"/>
        </w:rPr>
        <w:t>. T</w:t>
      </w:r>
      <w:r w:rsidR="004736FC" w:rsidRPr="00BC4E0E">
        <w:rPr>
          <w:b w:val="0"/>
          <w:bCs/>
          <w:lang w:val="en-CA"/>
        </w:rPr>
        <w:t>he</w:t>
      </w:r>
      <w:r w:rsidR="002F0D82" w:rsidRPr="00BC4E0E">
        <w:rPr>
          <w:b w:val="0"/>
          <w:bCs/>
          <w:lang w:val="en-CA"/>
        </w:rPr>
        <w:t xml:space="preserve"> network was initially considered without any optimization</w:t>
      </w:r>
      <w:r w:rsidR="00A42E9E">
        <w:rPr>
          <w:b w:val="0"/>
          <w:bCs/>
          <w:lang w:val="en-CA"/>
        </w:rPr>
        <w:t>,</w:t>
      </w:r>
      <w:r w:rsidR="00A42E9E" w:rsidRPr="00BC4E0E">
        <w:rPr>
          <w:b w:val="0"/>
          <w:bCs/>
          <w:lang w:val="en-CA"/>
        </w:rPr>
        <w:t xml:space="preserve"> </w:t>
      </w:r>
      <w:r w:rsidRPr="00BC4E0E">
        <w:rPr>
          <w:b w:val="0"/>
          <w:bCs/>
          <w:lang w:val="en-CA"/>
        </w:rPr>
        <w:t xml:space="preserve">then performed </w:t>
      </w:r>
      <w:r w:rsidR="00A42E9E">
        <w:rPr>
          <w:b w:val="0"/>
          <w:bCs/>
          <w:lang w:val="en-CA"/>
        </w:rPr>
        <w:t xml:space="preserve">with </w:t>
      </w:r>
      <w:r w:rsidRPr="00BC4E0E">
        <w:rPr>
          <w:b w:val="0"/>
          <w:bCs/>
          <w:lang w:val="en-CA"/>
        </w:rPr>
        <w:t xml:space="preserve">the optimization </w:t>
      </w:r>
      <w:r w:rsidR="00A42E9E">
        <w:rPr>
          <w:b w:val="0"/>
          <w:bCs/>
          <w:lang w:val="en-CA"/>
        </w:rPr>
        <w:t xml:space="preserve">techniques </w:t>
      </w:r>
      <w:r w:rsidRPr="00BC4E0E">
        <w:rPr>
          <w:b w:val="0"/>
          <w:bCs/>
          <w:lang w:val="en-CA"/>
        </w:rPr>
        <w:t>using the ICA and GA, and finally obtained and compared the results using a hybrid of both algorithms. As observed, the GA provided better results compared to ICA, and the hybrid model further improved the voltage profile</w:t>
      </w:r>
      <w:r w:rsidR="006B4ABF">
        <w:rPr>
          <w:b w:val="0"/>
          <w:bCs/>
          <w:lang w:val="en-CA"/>
        </w:rPr>
        <w:t xml:space="preserve"> as it has more features that will help to improve the performance of the optimization </w:t>
      </w:r>
      <w:r w:rsidR="00AC4102">
        <w:rPr>
          <w:b w:val="0"/>
          <w:bCs/>
          <w:lang w:val="en-CA"/>
        </w:rPr>
        <w:t>problem</w:t>
      </w:r>
      <w:r w:rsidRPr="00BC4E0E">
        <w:rPr>
          <w:b w:val="0"/>
          <w:bCs/>
          <w:lang w:val="en-CA"/>
        </w:rPr>
        <w:t>.</w:t>
      </w:r>
    </w:p>
    <w:p w14:paraId="339C5D3F" w14:textId="187713B6" w:rsidR="002150D1" w:rsidRPr="00BC4E0E" w:rsidRDefault="002150D1" w:rsidP="00FB21F5">
      <w:pPr>
        <w:pStyle w:val="MDPI21heading1"/>
        <w:jc w:val="both"/>
        <w:rPr>
          <w:b w:val="0"/>
          <w:bCs/>
          <w:lang w:val="en-CA"/>
        </w:rPr>
      </w:pPr>
      <w:commentRangeStart w:id="324"/>
      <w:r w:rsidRPr="006C2331">
        <w:rPr>
          <w:b w:val="0"/>
          <w:bCs/>
          <w:highlight w:val="lightGray"/>
          <w:lang w:val="en-CA"/>
          <w:rPrChange w:id="325" w:author="Mahmoud Kiasari" w:date="2024-09-14T12:30:00Z" w16du:dateUtc="2024-09-14T15:30:00Z">
            <w:rPr>
              <w:b w:val="0"/>
              <w:bCs/>
              <w:lang w:val="en-CA"/>
            </w:rPr>
          </w:rPrChange>
        </w:rPr>
        <w:t xml:space="preserve">It is recommended for future research to use another intelligent </w:t>
      </w:r>
      <w:r w:rsidR="0004090D" w:rsidRPr="006C2331">
        <w:rPr>
          <w:b w:val="0"/>
          <w:bCs/>
          <w:highlight w:val="lightGray"/>
          <w:lang w:val="en-CA"/>
          <w:rPrChange w:id="326" w:author="Mahmoud Kiasari" w:date="2024-09-14T12:30:00Z" w16du:dateUtc="2024-09-14T15:30:00Z">
            <w:rPr>
              <w:b w:val="0"/>
              <w:bCs/>
              <w:lang w:val="en-CA"/>
            </w:rPr>
          </w:rPrChange>
        </w:rPr>
        <w:t>algorithm</w:t>
      </w:r>
      <w:r w:rsidRPr="006C2331">
        <w:rPr>
          <w:b w:val="0"/>
          <w:bCs/>
          <w:highlight w:val="lightGray"/>
          <w:lang w:val="en-CA"/>
          <w:rPrChange w:id="327" w:author="Mahmoud Kiasari" w:date="2024-09-14T12:30:00Z" w16du:dateUtc="2024-09-14T15:30:00Z">
            <w:rPr>
              <w:b w:val="0"/>
              <w:bCs/>
              <w:lang w:val="en-CA"/>
            </w:rPr>
          </w:rPrChange>
        </w:rPr>
        <w:t xml:space="preserve"> to see the manner of voltage deviation. Additionally, </w:t>
      </w:r>
      <w:r w:rsidR="00684C51" w:rsidRPr="006C2331">
        <w:rPr>
          <w:b w:val="0"/>
          <w:bCs/>
          <w:highlight w:val="lightGray"/>
          <w:lang w:val="en-CA"/>
          <w:rPrChange w:id="328" w:author="Mahmoud Kiasari" w:date="2024-09-14T12:30:00Z" w16du:dateUtc="2024-09-14T15:30:00Z">
            <w:rPr>
              <w:b w:val="0"/>
              <w:bCs/>
              <w:lang w:val="en-CA"/>
            </w:rPr>
          </w:rPrChange>
        </w:rPr>
        <w:t>t</w:t>
      </w:r>
      <w:r w:rsidR="00473372" w:rsidRPr="006C2331">
        <w:rPr>
          <w:b w:val="0"/>
          <w:bCs/>
          <w:highlight w:val="lightGray"/>
          <w:lang w:val="en-CA"/>
          <w:rPrChange w:id="329" w:author="Mahmoud Kiasari" w:date="2024-09-14T12:30:00Z" w16du:dateUtc="2024-09-14T15:30:00Z">
            <w:rPr>
              <w:b w:val="0"/>
              <w:bCs/>
              <w:lang w:val="en-CA"/>
            </w:rPr>
          </w:rPrChange>
        </w:rPr>
        <w:t>he impact of DRs on different load types can be evaluated,</w:t>
      </w:r>
      <w:r w:rsidRPr="006C2331">
        <w:rPr>
          <w:b w:val="0"/>
          <w:bCs/>
          <w:highlight w:val="lightGray"/>
          <w:lang w:val="en-CA"/>
          <w:rPrChange w:id="330" w:author="Mahmoud Kiasari" w:date="2024-09-14T12:30:00Z" w16du:dateUtc="2024-09-14T15:30:00Z">
            <w:rPr>
              <w:b w:val="0"/>
              <w:bCs/>
              <w:lang w:val="en-CA"/>
            </w:rPr>
          </w:rPrChange>
        </w:rPr>
        <w:t xml:space="preserve"> or improving simulation models to account for diverse parameters such as seasonal variations and consumer behavior could lead to more accurate results.</w:t>
      </w:r>
      <w:commentRangeEnd w:id="324"/>
      <w:r w:rsidR="006C2331">
        <w:rPr>
          <w:rStyle w:val="CommentReference"/>
          <w:rFonts w:eastAsia="SimSun"/>
          <w:b w:val="0"/>
          <w:snapToGrid/>
          <w:lang w:eastAsia="zh-CN" w:bidi="ar-SA"/>
        </w:rPr>
        <w:commentReference w:id="324"/>
      </w:r>
    </w:p>
    <w:p w14:paraId="4235230F" w14:textId="77777777" w:rsidR="00430619" w:rsidRPr="004B7C97" w:rsidRDefault="00430619" w:rsidP="006D2501">
      <w:pPr>
        <w:pStyle w:val="MDPI21heading1"/>
        <w:rPr>
          <w:lang w:val="en-CA"/>
        </w:rPr>
      </w:pPr>
    </w:p>
    <w:p w14:paraId="48ECAA70" w14:textId="77777777" w:rsidR="00430619" w:rsidRPr="004B7C97" w:rsidRDefault="00430619" w:rsidP="006D2501">
      <w:pPr>
        <w:pStyle w:val="MDPI21heading1"/>
        <w:rPr>
          <w:lang w:val="en-CA"/>
        </w:rPr>
      </w:pPr>
    </w:p>
    <w:p w14:paraId="0AA01A8B" w14:textId="2641E4A1" w:rsidR="006D2501" w:rsidRPr="006078E2" w:rsidRDefault="006D2501" w:rsidP="006D2501">
      <w:pPr>
        <w:pStyle w:val="MDPI21heading1"/>
        <w:rPr>
          <w:lang w:val="es-ES"/>
        </w:rPr>
      </w:pPr>
      <w:proofErr w:type="spellStart"/>
      <w:r w:rsidRPr="006078E2">
        <w:rPr>
          <w:lang w:val="es-ES"/>
        </w:rPr>
        <w:t>References</w:t>
      </w:r>
      <w:proofErr w:type="spellEnd"/>
    </w:p>
    <w:p w14:paraId="4A8F3D96" w14:textId="4660D0A6" w:rsidR="00DB7FCF" w:rsidRDefault="006D2501" w:rsidP="00DB7FCF">
      <w:pPr>
        <w:pStyle w:val="MDPI21heading1"/>
        <w:numPr>
          <w:ilvl w:val="0"/>
          <w:numId w:val="34"/>
        </w:numPr>
        <w:rPr>
          <w:b w:val="0"/>
          <w:bCs/>
          <w:lang w:val="en-CA"/>
        </w:rPr>
      </w:pPr>
      <w:proofErr w:type="spellStart"/>
      <w:r w:rsidRPr="00A03F6E">
        <w:rPr>
          <w:b w:val="0"/>
          <w:bCs/>
          <w:lang w:val="en-CA"/>
        </w:rPr>
        <w:t>Eldali</w:t>
      </w:r>
      <w:proofErr w:type="spellEnd"/>
      <w:r w:rsidRPr="00A03F6E">
        <w:rPr>
          <w:b w:val="0"/>
          <w:bCs/>
          <w:lang w:val="en-CA"/>
        </w:rPr>
        <w:t xml:space="preserve">, </w:t>
      </w:r>
      <w:proofErr w:type="spellStart"/>
      <w:r w:rsidRPr="00A03F6E">
        <w:rPr>
          <w:b w:val="0"/>
          <w:bCs/>
          <w:lang w:val="en-CA"/>
        </w:rPr>
        <w:t>Fathalla</w:t>
      </w:r>
      <w:proofErr w:type="spellEnd"/>
      <w:r w:rsidRPr="00A03F6E">
        <w:rPr>
          <w:b w:val="0"/>
          <w:bCs/>
          <w:lang w:val="en-CA"/>
        </w:rPr>
        <w:t xml:space="preserve">, et al. </w:t>
      </w:r>
      <w:r w:rsidRPr="00BC4E0E">
        <w:rPr>
          <w:b w:val="0"/>
          <w:bCs/>
          <w:lang w:val="en-CA"/>
        </w:rPr>
        <w:t>"Cost-benefit analysis of Demand Response programs incorporated in Open Modeling Framework." 2016 IEEE power and energy society general meeting (PESGM). IEEE, 2016.</w:t>
      </w:r>
      <w:r w:rsidRPr="00BC4E0E">
        <w:rPr>
          <w:b w:val="0"/>
          <w:bCs/>
          <w:rtl/>
          <w:lang w:val="en-CA" w:bidi="ar-SA"/>
        </w:rPr>
        <w:t>‏</w:t>
      </w:r>
    </w:p>
    <w:p w14:paraId="7E723AC7" w14:textId="77777777" w:rsidR="00DB7FCF" w:rsidRDefault="006D2501" w:rsidP="00DB7FCF">
      <w:pPr>
        <w:pStyle w:val="MDPI21heading1"/>
        <w:numPr>
          <w:ilvl w:val="0"/>
          <w:numId w:val="34"/>
        </w:numPr>
        <w:rPr>
          <w:b w:val="0"/>
          <w:bCs/>
          <w:lang w:val="en-CA"/>
        </w:rPr>
      </w:pPr>
      <w:r w:rsidRPr="00BC4E0E">
        <w:rPr>
          <w:b w:val="0"/>
          <w:bCs/>
          <w:lang w:val="en-CA"/>
        </w:rPr>
        <w:t xml:space="preserve">Venkatesan, Naveen, Jignesh Solanki, and Sarika </w:t>
      </w:r>
      <w:proofErr w:type="spellStart"/>
      <w:r w:rsidRPr="00BC4E0E">
        <w:rPr>
          <w:b w:val="0"/>
          <w:bCs/>
          <w:lang w:val="en-CA"/>
        </w:rPr>
        <w:t>Khushalani</w:t>
      </w:r>
      <w:proofErr w:type="spellEnd"/>
      <w:r w:rsidRPr="00BC4E0E">
        <w:rPr>
          <w:b w:val="0"/>
          <w:bCs/>
          <w:lang w:val="en-CA"/>
        </w:rPr>
        <w:t xml:space="preserve"> Solanki. "Residential demand response model and impact on voltage profile and losses of an electric distribution network." Applied energy 96 (2012): 84-91.</w:t>
      </w:r>
      <w:r w:rsidRPr="00BC4E0E">
        <w:rPr>
          <w:b w:val="0"/>
          <w:bCs/>
          <w:rtl/>
          <w:lang w:val="en-CA" w:bidi="ar-SA"/>
        </w:rPr>
        <w:t>‏</w:t>
      </w:r>
    </w:p>
    <w:p w14:paraId="6A4B1A71" w14:textId="77777777" w:rsidR="00DB7FCF" w:rsidRDefault="006D2501" w:rsidP="00DB7FCF">
      <w:pPr>
        <w:pStyle w:val="MDPI21heading1"/>
        <w:numPr>
          <w:ilvl w:val="0"/>
          <w:numId w:val="34"/>
        </w:numPr>
        <w:rPr>
          <w:b w:val="0"/>
          <w:bCs/>
          <w:lang w:val="en-CA"/>
        </w:rPr>
      </w:pPr>
      <w:r w:rsidRPr="00DB7FCF">
        <w:rPr>
          <w:b w:val="0"/>
          <w:bCs/>
          <w:lang w:val="en-CA"/>
        </w:rPr>
        <w:t>Ullah, Kalim, et al. "Optimization of demand response and power-sharing in microgrids for cost and power losses." Energies 15.9 (2022): 3274.</w:t>
      </w:r>
      <w:r w:rsidRPr="00DB7FCF">
        <w:rPr>
          <w:b w:val="0"/>
          <w:bCs/>
          <w:rtl/>
          <w:lang w:val="en-CA" w:bidi="ar-SA"/>
        </w:rPr>
        <w:t>‏</w:t>
      </w:r>
    </w:p>
    <w:p w14:paraId="5D766DDA" w14:textId="77777777" w:rsidR="00DB7FCF" w:rsidRDefault="009B65C8" w:rsidP="00DB7FCF">
      <w:pPr>
        <w:pStyle w:val="MDPI21heading1"/>
        <w:numPr>
          <w:ilvl w:val="0"/>
          <w:numId w:val="34"/>
        </w:numPr>
        <w:rPr>
          <w:b w:val="0"/>
          <w:bCs/>
          <w:lang w:val="en-CA"/>
        </w:rPr>
      </w:pPr>
      <w:r w:rsidRPr="00A03F6E">
        <w:rPr>
          <w:b w:val="0"/>
          <w:bCs/>
          <w:lang w:val="fr-FR" w:bidi="ar-SA"/>
        </w:rPr>
        <w:t xml:space="preserve">Le, Le Thi, et al. </w:t>
      </w:r>
      <w:r w:rsidRPr="00DB7FCF">
        <w:rPr>
          <w:b w:val="0"/>
          <w:bCs/>
          <w:lang w:val="en-CA" w:bidi="ar-SA"/>
        </w:rPr>
        <w:t>"A comparative study of PSO-ANN, GA-ANN, ICA-ANN, and ABC-ANN in estimating the heating load of buildings’ energy efficiency for smart city planning." Applied Sciences 9.13 (2019): 2630.</w:t>
      </w:r>
      <w:r w:rsidRPr="00DB7FCF">
        <w:rPr>
          <w:b w:val="0"/>
          <w:bCs/>
          <w:rtl/>
          <w:lang w:val="en-CA" w:bidi="ar-SA"/>
        </w:rPr>
        <w:t>‏</w:t>
      </w:r>
    </w:p>
    <w:p w14:paraId="1EEEC8AC" w14:textId="77777777" w:rsidR="00DB7FCF" w:rsidRDefault="000B63EB" w:rsidP="00DB7FCF">
      <w:pPr>
        <w:pStyle w:val="MDPI21heading1"/>
        <w:numPr>
          <w:ilvl w:val="0"/>
          <w:numId w:val="34"/>
        </w:numPr>
        <w:rPr>
          <w:b w:val="0"/>
          <w:bCs/>
          <w:lang w:val="en-CA"/>
        </w:rPr>
      </w:pPr>
      <w:proofErr w:type="spellStart"/>
      <w:r w:rsidRPr="00DB7FCF">
        <w:rPr>
          <w:b w:val="0"/>
          <w:bCs/>
          <w:lang w:val="en-CA" w:bidi="ar-SA"/>
        </w:rPr>
        <w:t>Purlu</w:t>
      </w:r>
      <w:proofErr w:type="spellEnd"/>
      <w:r w:rsidRPr="00DB7FCF">
        <w:rPr>
          <w:b w:val="0"/>
          <w:bCs/>
          <w:lang w:val="en-CA" w:bidi="ar-SA"/>
        </w:rPr>
        <w:t xml:space="preserve">, Mikail, and Belgin Emre </w:t>
      </w:r>
      <w:proofErr w:type="spellStart"/>
      <w:r w:rsidRPr="00DB7FCF">
        <w:rPr>
          <w:b w:val="0"/>
          <w:bCs/>
          <w:lang w:val="en-CA" w:bidi="ar-SA"/>
        </w:rPr>
        <w:t>Turkay</w:t>
      </w:r>
      <w:proofErr w:type="spellEnd"/>
      <w:r w:rsidRPr="00DB7FCF">
        <w:rPr>
          <w:b w:val="0"/>
          <w:bCs/>
          <w:lang w:val="en-CA" w:bidi="ar-SA"/>
        </w:rPr>
        <w:t>. "Optimal allocation of renewable distributed generations using heuristic methods to minimize annual energy losses and voltage deviation index." IEEE Access 10 (2022): 21455-21474.</w:t>
      </w:r>
      <w:r w:rsidRPr="00DB7FCF">
        <w:rPr>
          <w:b w:val="0"/>
          <w:bCs/>
          <w:rtl/>
          <w:lang w:val="en-CA" w:bidi="ar-SA"/>
        </w:rPr>
        <w:t>‏</w:t>
      </w:r>
    </w:p>
    <w:p w14:paraId="6369277D" w14:textId="77777777" w:rsidR="00DB7FCF" w:rsidRDefault="002748FB" w:rsidP="00DB7FCF">
      <w:pPr>
        <w:pStyle w:val="MDPI21heading1"/>
        <w:numPr>
          <w:ilvl w:val="0"/>
          <w:numId w:val="34"/>
        </w:numPr>
        <w:rPr>
          <w:b w:val="0"/>
          <w:bCs/>
          <w:lang w:val="en-CA"/>
        </w:rPr>
      </w:pPr>
      <w:r w:rsidRPr="00DB7FCF">
        <w:rPr>
          <w:b w:val="0"/>
          <w:bCs/>
          <w:lang w:val="en-CA" w:bidi="ar-SA"/>
        </w:rPr>
        <w:lastRenderedPageBreak/>
        <w:t>Dehghani, Hamed, and Behrooz Vahidi. "Transformers loss of life management in smart distribution networks using a new hybrid method based on optimal demand response programs and cost–benefit analysis." Electrical Engineering 104.4 (2022): 1951-1966.</w:t>
      </w:r>
    </w:p>
    <w:p w14:paraId="0A045574" w14:textId="52955D62" w:rsidR="00DB7FCF" w:rsidRDefault="00A10ECD" w:rsidP="00DB7FCF">
      <w:pPr>
        <w:pStyle w:val="MDPI21heading1"/>
        <w:numPr>
          <w:ilvl w:val="0"/>
          <w:numId w:val="34"/>
        </w:numPr>
        <w:rPr>
          <w:b w:val="0"/>
          <w:bCs/>
          <w:lang w:val="en-CA"/>
        </w:rPr>
      </w:pPr>
      <w:r w:rsidRPr="00A03F6E">
        <w:rPr>
          <w:b w:val="0"/>
          <w:bCs/>
          <w:lang w:val="es-ES" w:bidi="ar-SA"/>
        </w:rPr>
        <w:t xml:space="preserve">de </w:t>
      </w:r>
      <w:proofErr w:type="spellStart"/>
      <w:r w:rsidRPr="00A03F6E">
        <w:rPr>
          <w:b w:val="0"/>
          <w:bCs/>
          <w:lang w:val="es-ES" w:bidi="ar-SA"/>
        </w:rPr>
        <w:t>Moraes</w:t>
      </w:r>
      <w:proofErr w:type="spellEnd"/>
      <w:r w:rsidRPr="00A03F6E">
        <w:rPr>
          <w:b w:val="0"/>
          <w:bCs/>
          <w:lang w:val="es-ES" w:bidi="ar-SA"/>
        </w:rPr>
        <w:t xml:space="preserve">, Lucas Borges, Rafael </w:t>
      </w:r>
      <w:proofErr w:type="spellStart"/>
      <w:r w:rsidRPr="00A03F6E">
        <w:rPr>
          <w:b w:val="0"/>
          <w:bCs/>
          <w:lang w:val="es-ES" w:bidi="ar-SA"/>
        </w:rPr>
        <w:t>Stubs</w:t>
      </w:r>
      <w:proofErr w:type="spellEnd"/>
      <w:r w:rsidRPr="00A03F6E">
        <w:rPr>
          <w:b w:val="0"/>
          <w:bCs/>
          <w:lang w:val="es-ES" w:bidi="ar-SA"/>
        </w:rPr>
        <w:t xml:space="preserve"> </w:t>
      </w:r>
      <w:proofErr w:type="spellStart"/>
      <w:r w:rsidRPr="00A03F6E">
        <w:rPr>
          <w:b w:val="0"/>
          <w:bCs/>
          <w:lang w:val="es-ES" w:bidi="ar-SA"/>
        </w:rPr>
        <w:t>Parpinelli</w:t>
      </w:r>
      <w:proofErr w:type="spellEnd"/>
      <w:r w:rsidRPr="00A03F6E">
        <w:rPr>
          <w:b w:val="0"/>
          <w:bCs/>
          <w:lang w:val="es-ES" w:bidi="ar-SA"/>
        </w:rPr>
        <w:t xml:space="preserve">, and Adriano </w:t>
      </w:r>
      <w:proofErr w:type="spellStart"/>
      <w:r w:rsidRPr="00A03F6E">
        <w:rPr>
          <w:b w:val="0"/>
          <w:bCs/>
          <w:lang w:val="es-ES" w:bidi="ar-SA"/>
        </w:rPr>
        <w:t>Fiorese</w:t>
      </w:r>
      <w:proofErr w:type="spellEnd"/>
      <w:r w:rsidRPr="00A03F6E">
        <w:rPr>
          <w:b w:val="0"/>
          <w:bCs/>
          <w:lang w:val="es-ES" w:bidi="ar-SA"/>
        </w:rPr>
        <w:t xml:space="preserve">. </w:t>
      </w:r>
      <w:r w:rsidRPr="00DB7FCF">
        <w:rPr>
          <w:b w:val="0"/>
          <w:bCs/>
          <w:lang w:val="en-CA" w:bidi="ar-SA"/>
        </w:rPr>
        <w:t>"Application of deterministic, stochastic, and hybrid methods for cloud provider selection." Journal of Cloud Computing 11.1 (2022): 5.</w:t>
      </w:r>
      <w:r w:rsidRPr="00DB7FCF">
        <w:rPr>
          <w:b w:val="0"/>
          <w:bCs/>
          <w:rtl/>
          <w:lang w:val="en-CA" w:bidi="ar-SA"/>
        </w:rPr>
        <w:t>‏</w:t>
      </w:r>
    </w:p>
    <w:p w14:paraId="33BBC9E8" w14:textId="77777777" w:rsidR="00DB7FCF" w:rsidRDefault="00CC1C99" w:rsidP="00DB7FCF">
      <w:pPr>
        <w:pStyle w:val="MDPI21heading1"/>
        <w:numPr>
          <w:ilvl w:val="0"/>
          <w:numId w:val="34"/>
        </w:numPr>
        <w:rPr>
          <w:b w:val="0"/>
          <w:bCs/>
          <w:lang w:val="en-CA"/>
        </w:rPr>
      </w:pPr>
      <w:r w:rsidRPr="00DB7FCF">
        <w:rPr>
          <w:b w:val="0"/>
          <w:bCs/>
          <w:lang w:val="en-CA" w:bidi="ar-SA"/>
        </w:rPr>
        <w:t xml:space="preserve">Zhang, Jin-Xi, Kai-Di Xu, and Qing-Guo Wang. "Prescribed performance tracking control of time-delay nonlinear systems with output constraints." IEEE/CAA Journal of </w:t>
      </w:r>
      <w:proofErr w:type="spellStart"/>
      <w:r w:rsidRPr="00DB7FCF">
        <w:rPr>
          <w:b w:val="0"/>
          <w:bCs/>
          <w:lang w:val="en-CA" w:bidi="ar-SA"/>
        </w:rPr>
        <w:t>Automatica</w:t>
      </w:r>
      <w:proofErr w:type="spellEnd"/>
      <w:r w:rsidRPr="00DB7FCF">
        <w:rPr>
          <w:b w:val="0"/>
          <w:bCs/>
          <w:lang w:val="en-CA" w:bidi="ar-SA"/>
        </w:rPr>
        <w:t xml:space="preserve"> </w:t>
      </w:r>
      <w:proofErr w:type="spellStart"/>
      <w:r w:rsidRPr="00DB7FCF">
        <w:rPr>
          <w:b w:val="0"/>
          <w:bCs/>
          <w:lang w:val="en-CA" w:bidi="ar-SA"/>
        </w:rPr>
        <w:t>Sinica</w:t>
      </w:r>
      <w:proofErr w:type="spellEnd"/>
      <w:r w:rsidRPr="00DB7FCF">
        <w:rPr>
          <w:b w:val="0"/>
          <w:bCs/>
          <w:lang w:val="en-CA" w:bidi="ar-SA"/>
        </w:rPr>
        <w:t xml:space="preserve"> 11.7 (2024): 1557-1565.</w:t>
      </w:r>
      <w:r w:rsidRPr="00DB7FCF">
        <w:rPr>
          <w:b w:val="0"/>
          <w:bCs/>
          <w:rtl/>
          <w:lang w:val="es-ES" w:bidi="ar-SA"/>
        </w:rPr>
        <w:t>‏</w:t>
      </w:r>
    </w:p>
    <w:p w14:paraId="5E4107C5" w14:textId="77777777" w:rsidR="00DB7FCF" w:rsidRDefault="00AE0ED7" w:rsidP="00DB7FCF">
      <w:pPr>
        <w:pStyle w:val="MDPI21heading1"/>
        <w:numPr>
          <w:ilvl w:val="0"/>
          <w:numId w:val="34"/>
        </w:numPr>
        <w:rPr>
          <w:b w:val="0"/>
          <w:bCs/>
          <w:lang w:val="en-CA"/>
        </w:rPr>
      </w:pPr>
      <w:r w:rsidRPr="00DB7FCF">
        <w:rPr>
          <w:b w:val="0"/>
          <w:bCs/>
          <w:lang w:val="en-CA"/>
        </w:rPr>
        <w:t>HOLLAND, John H. Adaptation in natural and artificial systems: an introductory analysis with applications to biology, control, and artificial intelligence. MIT press, 1992.</w:t>
      </w:r>
      <w:r w:rsidRPr="00DB7FCF">
        <w:rPr>
          <w:b w:val="0"/>
          <w:bCs/>
          <w:rtl/>
          <w:lang w:val="en-CA" w:bidi="ar-SA"/>
        </w:rPr>
        <w:t>‏</w:t>
      </w:r>
    </w:p>
    <w:p w14:paraId="7A854A8B" w14:textId="77777777" w:rsidR="00B2204E" w:rsidRDefault="006D2501" w:rsidP="00B2204E">
      <w:pPr>
        <w:pStyle w:val="MDPI21heading1"/>
        <w:numPr>
          <w:ilvl w:val="0"/>
          <w:numId w:val="34"/>
        </w:numPr>
        <w:rPr>
          <w:b w:val="0"/>
          <w:bCs/>
          <w:lang w:val="en-CA"/>
        </w:rPr>
      </w:pPr>
      <w:r w:rsidRPr="00DB7FCF">
        <w:rPr>
          <w:b w:val="0"/>
          <w:bCs/>
          <w:lang w:val="en-CA"/>
        </w:rPr>
        <w:t xml:space="preserve">LI, </w:t>
      </w:r>
      <w:proofErr w:type="spellStart"/>
      <w:r w:rsidRPr="00DB7FCF">
        <w:rPr>
          <w:b w:val="0"/>
          <w:bCs/>
          <w:lang w:val="en-CA"/>
        </w:rPr>
        <w:t>Lanfang</w:t>
      </w:r>
      <w:proofErr w:type="spellEnd"/>
      <w:r w:rsidRPr="00DB7FCF">
        <w:rPr>
          <w:b w:val="0"/>
          <w:bCs/>
          <w:lang w:val="en-CA"/>
        </w:rPr>
        <w:t>, et al. Analysis on voltage deviation inactive distribution network and active voltage management. In: 2014 China International Conference on Electricity Distribution (CICED). IEEE, 2014. p. 1610-1614.</w:t>
      </w:r>
      <w:r w:rsidRPr="00DB7FCF">
        <w:rPr>
          <w:b w:val="0"/>
          <w:bCs/>
          <w:rtl/>
          <w:lang w:val="en-CA" w:bidi="ar-SA"/>
        </w:rPr>
        <w:t>‏</w:t>
      </w:r>
    </w:p>
    <w:p w14:paraId="22B6582C" w14:textId="55E0D89E" w:rsidR="00B2204E" w:rsidRDefault="006D2501" w:rsidP="00B2204E">
      <w:pPr>
        <w:pStyle w:val="MDPI21heading1"/>
        <w:numPr>
          <w:ilvl w:val="0"/>
          <w:numId w:val="34"/>
        </w:numPr>
        <w:rPr>
          <w:b w:val="0"/>
          <w:bCs/>
          <w:lang w:val="en-CA"/>
        </w:rPr>
      </w:pPr>
      <w:r w:rsidRPr="00B2204E">
        <w:rPr>
          <w:b w:val="0"/>
          <w:bCs/>
          <w:lang w:val="en-CA"/>
        </w:rPr>
        <w:t>K</w:t>
      </w:r>
      <w:r w:rsidR="000C2082">
        <w:rPr>
          <w:b w:val="0"/>
          <w:bCs/>
          <w:lang w:val="en-CA"/>
        </w:rPr>
        <w:t>othari</w:t>
      </w:r>
      <w:r w:rsidRPr="00B2204E">
        <w:rPr>
          <w:b w:val="0"/>
          <w:bCs/>
          <w:lang w:val="en-CA"/>
        </w:rPr>
        <w:t xml:space="preserve">, Dwarkadas </w:t>
      </w:r>
      <w:proofErr w:type="spellStart"/>
      <w:r w:rsidRPr="00B2204E">
        <w:rPr>
          <w:b w:val="0"/>
          <w:bCs/>
          <w:lang w:val="en-CA"/>
        </w:rPr>
        <w:t>Pralhaddas</w:t>
      </w:r>
      <w:proofErr w:type="spellEnd"/>
      <w:r w:rsidRPr="00B2204E">
        <w:rPr>
          <w:b w:val="0"/>
          <w:bCs/>
          <w:lang w:val="en-CA"/>
        </w:rPr>
        <w:t>. Power system optimization. In: 2012 2nd National conference on computational intelligence and signal processing (CISP). IEEE, 2012. p. 18-21.</w:t>
      </w:r>
      <w:r w:rsidRPr="00B2204E">
        <w:rPr>
          <w:b w:val="0"/>
          <w:bCs/>
          <w:rtl/>
          <w:lang w:val="en-CA" w:bidi="ar-SA"/>
        </w:rPr>
        <w:t>‏</w:t>
      </w:r>
    </w:p>
    <w:p w14:paraId="52BE0FDF" w14:textId="03A660AD" w:rsidR="00B2204E" w:rsidRDefault="006D2501" w:rsidP="00B2204E">
      <w:pPr>
        <w:pStyle w:val="MDPI21heading1"/>
        <w:numPr>
          <w:ilvl w:val="0"/>
          <w:numId w:val="34"/>
        </w:numPr>
        <w:rPr>
          <w:b w:val="0"/>
          <w:bCs/>
          <w:lang w:val="en-CA"/>
        </w:rPr>
      </w:pPr>
      <w:r w:rsidRPr="00B2204E">
        <w:rPr>
          <w:b w:val="0"/>
          <w:bCs/>
          <w:lang w:val="en-CA"/>
        </w:rPr>
        <w:t>A</w:t>
      </w:r>
      <w:r w:rsidR="000C2082">
        <w:rPr>
          <w:b w:val="0"/>
          <w:bCs/>
          <w:lang w:val="en-CA"/>
        </w:rPr>
        <w:t>hmed</w:t>
      </w:r>
      <w:r w:rsidRPr="00B2204E">
        <w:rPr>
          <w:b w:val="0"/>
          <w:bCs/>
          <w:lang w:val="en-CA"/>
        </w:rPr>
        <w:t>, M., et al. Optimal genetic-sliding mode control of VSC-HVDC transmission systems. Energy Procedia, 2015, 74: 1048-1060.</w:t>
      </w:r>
      <w:r w:rsidRPr="00B2204E">
        <w:rPr>
          <w:b w:val="0"/>
          <w:bCs/>
          <w:rtl/>
          <w:lang w:val="en-CA" w:bidi="ar-SA"/>
        </w:rPr>
        <w:t>‏</w:t>
      </w:r>
    </w:p>
    <w:p w14:paraId="77842F7F" w14:textId="77777777" w:rsidR="00450BE2" w:rsidRDefault="006D2501" w:rsidP="00450BE2">
      <w:pPr>
        <w:pStyle w:val="MDPI21heading1"/>
        <w:numPr>
          <w:ilvl w:val="0"/>
          <w:numId w:val="34"/>
        </w:numPr>
        <w:rPr>
          <w:b w:val="0"/>
          <w:bCs/>
          <w:lang w:val="en-CA"/>
        </w:rPr>
      </w:pPr>
      <w:r w:rsidRPr="00A03F6E">
        <w:rPr>
          <w:b w:val="0"/>
          <w:bCs/>
          <w:lang w:val="fr-FR"/>
        </w:rPr>
        <w:t xml:space="preserve">LE, Le Thi, et al. </w:t>
      </w:r>
      <w:r w:rsidRPr="00B2204E">
        <w:rPr>
          <w:b w:val="0"/>
          <w:bCs/>
          <w:lang w:val="en-CA"/>
        </w:rPr>
        <w:t>A comparative study of PSO-ANN, GA-ANN, ICA-ANN, and ABC-ANN in estimating the heating load of buildings’ energy efficiency for smart city planning. Applied Sciences, 2019, 9.13: 2630.</w:t>
      </w:r>
      <w:r w:rsidRPr="00B2204E">
        <w:rPr>
          <w:b w:val="0"/>
          <w:bCs/>
          <w:rtl/>
          <w:lang w:val="en-CA" w:bidi="ar-SA"/>
        </w:rPr>
        <w:t>‏</w:t>
      </w:r>
    </w:p>
    <w:p w14:paraId="14561CC0" w14:textId="77777777" w:rsidR="00430619" w:rsidRDefault="001F6133" w:rsidP="00B4303E">
      <w:pPr>
        <w:pStyle w:val="MDPI21heading1"/>
        <w:numPr>
          <w:ilvl w:val="0"/>
          <w:numId w:val="39"/>
        </w:numPr>
        <w:ind w:left="2880"/>
        <w:rPr>
          <w:b w:val="0"/>
          <w:bCs/>
          <w:lang w:val="en-CA"/>
        </w:rPr>
      </w:pPr>
      <w:r w:rsidRPr="00450BE2">
        <w:rPr>
          <w:b w:val="0"/>
          <w:bCs/>
          <w:lang w:val="en-CA"/>
        </w:rPr>
        <w:t>Ghasemi, Mojtaba, et al. "</w:t>
      </w:r>
      <w:proofErr w:type="gramStart"/>
      <w:r w:rsidRPr="00450BE2">
        <w:rPr>
          <w:b w:val="0"/>
          <w:bCs/>
          <w:lang w:val="en-CA"/>
        </w:rPr>
        <w:t>Multi-objective</w:t>
      </w:r>
      <w:proofErr w:type="gramEnd"/>
      <w:r w:rsidRPr="00450BE2">
        <w:rPr>
          <w:b w:val="0"/>
          <w:bCs/>
          <w:lang w:val="en-CA"/>
        </w:rPr>
        <w:t xml:space="preserve"> optimal power flow considering the cost, emission, voltage deviation and power losses using multi-objective modified </w:t>
      </w:r>
      <w:proofErr w:type="spellStart"/>
      <w:r w:rsidRPr="00450BE2">
        <w:rPr>
          <w:b w:val="0"/>
          <w:bCs/>
          <w:lang w:val="en-CA"/>
        </w:rPr>
        <w:t>imperi</w:t>
      </w:r>
      <w:proofErr w:type="spellEnd"/>
      <w:r w:rsidRPr="00450BE2">
        <w:rPr>
          <w:b w:val="0"/>
          <w:bCs/>
          <w:lang w:val="en-CA"/>
        </w:rPr>
        <w:t>-al-</w:t>
      </w:r>
      <w:proofErr w:type="spellStart"/>
      <w:r w:rsidRPr="00450BE2">
        <w:rPr>
          <w:b w:val="0"/>
          <w:bCs/>
          <w:lang w:val="en-CA"/>
        </w:rPr>
        <w:t>ist</w:t>
      </w:r>
      <w:proofErr w:type="spellEnd"/>
      <w:r w:rsidRPr="00450BE2">
        <w:rPr>
          <w:b w:val="0"/>
          <w:bCs/>
          <w:lang w:val="en-CA"/>
        </w:rPr>
        <w:t xml:space="preserve"> competitive algorithm." Energy 78 (2014): 276-289.</w:t>
      </w:r>
      <w:r w:rsidRPr="00450BE2">
        <w:rPr>
          <w:b w:val="0"/>
          <w:bCs/>
          <w:rtl/>
          <w:lang w:val="en-CA" w:bidi="ar-SA"/>
        </w:rPr>
        <w:t>‏</w:t>
      </w:r>
    </w:p>
    <w:p w14:paraId="0B0369AE" w14:textId="6F8D21C9" w:rsidR="00B4303E" w:rsidRDefault="00D14FF3" w:rsidP="00B4303E">
      <w:pPr>
        <w:pStyle w:val="MDPI21heading1"/>
        <w:numPr>
          <w:ilvl w:val="0"/>
          <w:numId w:val="39"/>
        </w:numPr>
        <w:ind w:left="2880"/>
        <w:rPr>
          <w:b w:val="0"/>
          <w:bCs/>
          <w:lang w:val="en-CA"/>
        </w:rPr>
      </w:pPr>
      <w:r w:rsidRPr="001B73A9">
        <w:rPr>
          <w:b w:val="0"/>
          <w:bCs/>
          <w:lang w:val="es-ES"/>
        </w:rPr>
        <w:t xml:space="preserve">Alvarado-Reyes, Sergio, Paul Villar-Yacila, and Hugo Fiestas. </w:t>
      </w:r>
      <w:r w:rsidRPr="00D14FF3">
        <w:rPr>
          <w:b w:val="0"/>
          <w:bCs/>
          <w:lang w:val="en-CA"/>
        </w:rPr>
        <w:t>"Imperialist com-</w:t>
      </w:r>
      <w:proofErr w:type="spellStart"/>
      <w:r w:rsidRPr="00D14FF3">
        <w:rPr>
          <w:b w:val="0"/>
          <w:bCs/>
          <w:lang w:val="en-CA"/>
        </w:rPr>
        <w:t>petitive</w:t>
      </w:r>
      <w:proofErr w:type="spellEnd"/>
      <w:r w:rsidRPr="00D14FF3">
        <w:rPr>
          <w:b w:val="0"/>
          <w:bCs/>
          <w:lang w:val="en-CA"/>
        </w:rPr>
        <w:t xml:space="preserve"> algorithm applied to the optimal integration of photovoltaic distributed gen-</w:t>
      </w:r>
      <w:proofErr w:type="spellStart"/>
      <w:r w:rsidRPr="00D14FF3">
        <w:rPr>
          <w:b w:val="0"/>
          <w:bCs/>
          <w:lang w:val="en-CA"/>
        </w:rPr>
        <w:t>eration</w:t>
      </w:r>
      <w:proofErr w:type="spellEnd"/>
      <w:r w:rsidRPr="00D14FF3">
        <w:rPr>
          <w:b w:val="0"/>
          <w:bCs/>
          <w:lang w:val="en-CA"/>
        </w:rPr>
        <w:t xml:space="preserve"> units into a microgrid." e-Prime-Advances in Electrical Engineering, Electron-</w:t>
      </w:r>
      <w:proofErr w:type="spellStart"/>
      <w:r w:rsidRPr="00D14FF3">
        <w:rPr>
          <w:b w:val="0"/>
          <w:bCs/>
          <w:lang w:val="en-CA"/>
        </w:rPr>
        <w:t>ics</w:t>
      </w:r>
      <w:proofErr w:type="spellEnd"/>
      <w:r w:rsidRPr="00D14FF3">
        <w:rPr>
          <w:b w:val="0"/>
          <w:bCs/>
          <w:lang w:val="en-CA"/>
        </w:rPr>
        <w:t xml:space="preserve"> and Energy 2 (2022): 100086.</w:t>
      </w:r>
      <w:r w:rsidRPr="00D14FF3">
        <w:rPr>
          <w:b w:val="0"/>
          <w:bCs/>
          <w:rtl/>
          <w:lang w:val="en-CA" w:bidi="ar-SA"/>
        </w:rPr>
        <w:t>‏</w:t>
      </w:r>
    </w:p>
    <w:p w14:paraId="050AD230" w14:textId="54B2546E" w:rsidR="00B4303E" w:rsidRDefault="006D2501" w:rsidP="00B4303E">
      <w:pPr>
        <w:pStyle w:val="MDPI21heading1"/>
        <w:numPr>
          <w:ilvl w:val="0"/>
          <w:numId w:val="39"/>
        </w:numPr>
        <w:ind w:left="2880"/>
        <w:rPr>
          <w:b w:val="0"/>
          <w:bCs/>
          <w:lang w:val="en-CA"/>
        </w:rPr>
      </w:pPr>
      <w:r w:rsidRPr="00B4303E">
        <w:rPr>
          <w:b w:val="0"/>
          <w:bCs/>
          <w:lang w:val="en-CA"/>
        </w:rPr>
        <w:t>J</w:t>
      </w:r>
      <w:r w:rsidR="000C2082">
        <w:rPr>
          <w:b w:val="0"/>
          <w:bCs/>
          <w:lang w:val="en-CA"/>
        </w:rPr>
        <w:t>ahani</w:t>
      </w:r>
      <w:r w:rsidRPr="00B4303E">
        <w:rPr>
          <w:b w:val="0"/>
          <w:bCs/>
          <w:lang w:val="en-CA"/>
        </w:rPr>
        <w:t>, R., et al. ICA-based Allocation of DGs in a Distribution System. American Journal of Scientific Research, 2011, 33: 64-75.</w:t>
      </w:r>
      <w:r w:rsidRPr="00B4303E">
        <w:rPr>
          <w:b w:val="0"/>
          <w:bCs/>
          <w:rtl/>
          <w:lang w:val="en-CA" w:bidi="ar-SA"/>
        </w:rPr>
        <w:t>‏</w:t>
      </w:r>
    </w:p>
    <w:p w14:paraId="19B36CAD" w14:textId="77777777" w:rsidR="00B4303E" w:rsidRDefault="006D2501" w:rsidP="00B4303E">
      <w:pPr>
        <w:pStyle w:val="MDPI21heading1"/>
        <w:numPr>
          <w:ilvl w:val="0"/>
          <w:numId w:val="39"/>
        </w:numPr>
        <w:ind w:left="2880"/>
        <w:rPr>
          <w:b w:val="0"/>
          <w:bCs/>
          <w:lang w:val="en-CA"/>
        </w:rPr>
      </w:pPr>
      <w:r w:rsidRPr="00B4303E">
        <w:rPr>
          <w:b w:val="0"/>
          <w:bCs/>
          <w:lang w:val="en-CA"/>
        </w:rPr>
        <w:t xml:space="preserve">N. </w:t>
      </w:r>
      <w:proofErr w:type="spellStart"/>
      <w:r w:rsidRPr="00B4303E">
        <w:rPr>
          <w:b w:val="0"/>
          <w:bCs/>
          <w:lang w:val="en-CA"/>
        </w:rPr>
        <w:t>Rugthaicharoencheep</w:t>
      </w:r>
      <w:proofErr w:type="spellEnd"/>
      <w:r w:rsidRPr="00B4303E">
        <w:rPr>
          <w:b w:val="0"/>
          <w:bCs/>
          <w:lang w:val="en-CA"/>
        </w:rPr>
        <w:t xml:space="preserve">, S. </w:t>
      </w:r>
      <w:proofErr w:type="spellStart"/>
      <w:r w:rsidRPr="00B4303E">
        <w:rPr>
          <w:b w:val="0"/>
          <w:bCs/>
          <w:lang w:val="en-CA"/>
        </w:rPr>
        <w:t>Nedphograw</w:t>
      </w:r>
      <w:proofErr w:type="spellEnd"/>
      <w:r w:rsidRPr="00B4303E">
        <w:rPr>
          <w:b w:val="0"/>
          <w:bCs/>
          <w:lang w:val="en-CA"/>
        </w:rPr>
        <w:t xml:space="preserve">, and W. </w:t>
      </w:r>
      <w:proofErr w:type="spellStart"/>
      <w:r w:rsidRPr="00B4303E">
        <w:rPr>
          <w:b w:val="0"/>
          <w:bCs/>
          <w:lang w:val="en-CA"/>
        </w:rPr>
        <w:t>Wanaratwijit</w:t>
      </w:r>
      <w:proofErr w:type="spellEnd"/>
      <w:r w:rsidRPr="00B4303E">
        <w:rPr>
          <w:b w:val="0"/>
          <w:bCs/>
          <w:lang w:val="en-CA"/>
        </w:rPr>
        <w:t>, “Distribution System Operation for Power Loss Minimization and Improved Voltage Profile with Distributed Generation and Capacitor Placements”, 2011 IEEE 4th International Conference on Electric Utility Deregulation and Restructuring and Power Technologies (DRPT), pp. 1185–1189, 2011.</w:t>
      </w:r>
    </w:p>
    <w:p w14:paraId="313EBE52" w14:textId="348627D9" w:rsidR="000853C4" w:rsidRPr="00B4303E" w:rsidRDefault="006D2501" w:rsidP="00B4303E">
      <w:pPr>
        <w:pStyle w:val="MDPI21heading1"/>
        <w:numPr>
          <w:ilvl w:val="0"/>
          <w:numId w:val="39"/>
        </w:numPr>
        <w:ind w:left="2880"/>
        <w:rPr>
          <w:b w:val="0"/>
          <w:bCs/>
          <w:lang w:val="en-CA"/>
        </w:rPr>
      </w:pPr>
      <w:proofErr w:type="spellStart"/>
      <w:r w:rsidRPr="00B4303E">
        <w:rPr>
          <w:b w:val="0"/>
          <w:bCs/>
          <w:lang w:val="en-CA"/>
        </w:rPr>
        <w:t>Purlu</w:t>
      </w:r>
      <w:proofErr w:type="spellEnd"/>
      <w:r w:rsidRPr="00B4303E">
        <w:rPr>
          <w:b w:val="0"/>
          <w:bCs/>
          <w:lang w:val="en-CA"/>
        </w:rPr>
        <w:t xml:space="preserve">, Mikail, and Belgin Emre </w:t>
      </w:r>
      <w:proofErr w:type="spellStart"/>
      <w:r w:rsidRPr="00B4303E">
        <w:rPr>
          <w:b w:val="0"/>
          <w:bCs/>
          <w:lang w:val="en-CA"/>
        </w:rPr>
        <w:t>Turkay</w:t>
      </w:r>
      <w:proofErr w:type="spellEnd"/>
      <w:r w:rsidRPr="00B4303E">
        <w:rPr>
          <w:b w:val="0"/>
          <w:bCs/>
          <w:lang w:val="en-CA"/>
        </w:rPr>
        <w:t>. "Optimal allocation of renewable distributed generations using heuristic methods to minimize annual energy losses and voltage deviation index." IEEE Access 10 (2022): 21455-21474.</w:t>
      </w:r>
      <w:r w:rsidRPr="00B4303E">
        <w:rPr>
          <w:b w:val="0"/>
          <w:bCs/>
          <w:rtl/>
          <w:lang w:val="en-CA" w:bidi="ar-SA"/>
        </w:rPr>
        <w:t>‏</w:t>
      </w:r>
    </w:p>
    <w:sectPr w:rsidR="000853C4" w:rsidRPr="00B4303E" w:rsidSect="00D91907">
      <w:headerReference w:type="even" r:id="rId27"/>
      <w:headerReference w:type="default" r:id="rId28"/>
      <w:footerReference w:type="default" r:id="rId29"/>
      <w:headerReference w:type="first" r:id="rId30"/>
      <w:footerReference w:type="first" r:id="rId31"/>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22" w:author="Mahmoud Kiasari" w:date="2024-09-14T12:20:00Z" w:initials="MK">
    <w:p w14:paraId="0E6716E4" w14:textId="77777777" w:rsidR="005B2908" w:rsidRDefault="005B2908" w:rsidP="005B2908">
      <w:pPr>
        <w:pStyle w:val="CommentText"/>
        <w:jc w:val="left"/>
      </w:pPr>
      <w:r>
        <w:rPr>
          <w:rStyle w:val="CommentReference"/>
        </w:rPr>
        <w:annotationRef/>
      </w:r>
      <w:r>
        <w:rPr>
          <w:lang w:val="en-CA"/>
        </w:rPr>
        <w:t>The justification is okay?</w:t>
      </w:r>
    </w:p>
  </w:comment>
  <w:comment w:id="161" w:author="Mahmoud Kiasari" w:date="2024-09-14T12:25:00Z" w:initials="MK">
    <w:p w14:paraId="3168AFD6" w14:textId="77777777" w:rsidR="007F526B" w:rsidRDefault="007F526B" w:rsidP="007F526B">
      <w:pPr>
        <w:pStyle w:val="CommentText"/>
        <w:jc w:val="left"/>
      </w:pPr>
      <w:r>
        <w:rPr>
          <w:rStyle w:val="CommentReference"/>
        </w:rPr>
        <w:annotationRef/>
      </w:r>
      <w:r>
        <w:rPr>
          <w:lang w:val="en-CA"/>
        </w:rPr>
        <w:t>Would be better to use figures side by side or with 2 different captions</w:t>
      </w:r>
    </w:p>
  </w:comment>
  <w:comment w:id="180" w:author="Mahmoud Kiasari" w:date="2024-09-14T12:22:00Z" w:initials="MK">
    <w:p w14:paraId="64D6AEB5" w14:textId="6F20C9F7" w:rsidR="005B2908" w:rsidRDefault="005B2908" w:rsidP="005B2908">
      <w:pPr>
        <w:pStyle w:val="CommentText"/>
        <w:jc w:val="left"/>
      </w:pPr>
      <w:r>
        <w:rPr>
          <w:rStyle w:val="CommentReference"/>
        </w:rPr>
        <w:annotationRef/>
      </w:r>
      <w:r>
        <w:rPr>
          <w:lang w:val="en-CA"/>
        </w:rPr>
        <w:t>Numbers for the related equations?</w:t>
      </w:r>
    </w:p>
  </w:comment>
  <w:comment w:id="259" w:author="Mahmoud Kiasari" w:date="2024-09-14T12:25:00Z" w:initials="MK">
    <w:p w14:paraId="33CF11C0" w14:textId="77777777" w:rsidR="007F526B" w:rsidRDefault="007F526B" w:rsidP="007F526B">
      <w:pPr>
        <w:pStyle w:val="CommentText"/>
        <w:jc w:val="left"/>
      </w:pPr>
      <w:r>
        <w:rPr>
          <w:rStyle w:val="CommentReference"/>
        </w:rPr>
        <w:annotationRef/>
      </w:r>
      <w:r>
        <w:rPr>
          <w:lang w:val="en-CA"/>
        </w:rPr>
        <w:t>Use arrow between the shapes could increase the clarification</w:t>
      </w:r>
    </w:p>
  </w:comment>
  <w:comment w:id="261" w:author="Mahmoud Kiasari" w:date="2024-09-14T12:26:00Z" w:initials="MK">
    <w:p w14:paraId="27E4EC5C" w14:textId="77777777" w:rsidR="007F526B" w:rsidRDefault="007F526B" w:rsidP="007F526B">
      <w:pPr>
        <w:pStyle w:val="CommentText"/>
        <w:jc w:val="left"/>
      </w:pPr>
      <w:r>
        <w:rPr>
          <w:rStyle w:val="CommentReference"/>
        </w:rPr>
        <w:annotationRef/>
      </w:r>
      <w:r>
        <w:rPr>
          <w:lang w:val="en-CA"/>
        </w:rPr>
        <w:t>Use bullet points for them if they are points for each topic</w:t>
      </w:r>
    </w:p>
  </w:comment>
  <w:comment w:id="321" w:author="Mahmoud Kiasari" w:date="2024-09-14T12:28:00Z" w:initials="MK">
    <w:p w14:paraId="43A74265" w14:textId="77777777" w:rsidR="006C2331" w:rsidRDefault="006C2331" w:rsidP="006C2331">
      <w:pPr>
        <w:pStyle w:val="CommentText"/>
        <w:jc w:val="left"/>
      </w:pPr>
      <w:r>
        <w:rPr>
          <w:rStyle w:val="CommentReference"/>
        </w:rPr>
        <w:annotationRef/>
      </w:r>
      <w:r>
        <w:rPr>
          <w:lang w:val="en-CA"/>
        </w:rPr>
        <w:t>Make the Third Scenario bold, I couldnt</w:t>
      </w:r>
    </w:p>
  </w:comment>
  <w:comment w:id="324" w:author="Mahmoud Kiasari" w:date="2024-09-14T12:30:00Z" w:initials="MK">
    <w:p w14:paraId="6AEF99B7" w14:textId="77777777" w:rsidR="006C2331" w:rsidRDefault="006C2331" w:rsidP="006C2331">
      <w:pPr>
        <w:pStyle w:val="CommentText"/>
        <w:jc w:val="left"/>
      </w:pPr>
      <w:r>
        <w:rPr>
          <w:rStyle w:val="CommentReference"/>
        </w:rPr>
        <w:annotationRef/>
      </w:r>
      <w:r>
        <w:rPr>
          <w:lang w:val="en-CA"/>
        </w:rPr>
        <w:t>Elaborate it a little bit more by adding more sentences or by adding bullet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E6716E4" w15:done="0"/>
  <w15:commentEx w15:paraId="3168AFD6" w15:done="0"/>
  <w15:commentEx w15:paraId="64D6AEB5" w15:done="0"/>
  <w15:commentEx w15:paraId="33CF11C0" w15:done="0"/>
  <w15:commentEx w15:paraId="27E4EC5C" w15:done="0"/>
  <w15:commentEx w15:paraId="43A74265" w15:done="0"/>
  <w15:commentEx w15:paraId="6AEF9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29EFDB1" w16cex:dateUtc="2024-09-14T15:20:00Z"/>
  <w16cex:commentExtensible w16cex:durableId="31AF6A40" w16cex:dateUtc="2024-09-14T15:25:00Z"/>
  <w16cex:commentExtensible w16cex:durableId="2A9905DC" w16cex:dateUtc="2024-09-14T15:22:00Z"/>
  <w16cex:commentExtensible w16cex:durableId="23217AB5" w16cex:dateUtc="2024-09-14T15:25:00Z"/>
  <w16cex:commentExtensible w16cex:durableId="73CB2467" w16cex:dateUtc="2024-09-14T15:26:00Z"/>
  <w16cex:commentExtensible w16cex:durableId="4AAFBA29" w16cex:dateUtc="2024-09-14T15:28:00Z"/>
  <w16cex:commentExtensible w16cex:durableId="539D1947" w16cex:dateUtc="2024-09-14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E6716E4" w16cid:durableId="429EFDB1"/>
  <w16cid:commentId w16cid:paraId="3168AFD6" w16cid:durableId="31AF6A40"/>
  <w16cid:commentId w16cid:paraId="64D6AEB5" w16cid:durableId="2A9905DC"/>
  <w16cid:commentId w16cid:paraId="33CF11C0" w16cid:durableId="23217AB5"/>
  <w16cid:commentId w16cid:paraId="27E4EC5C" w16cid:durableId="73CB2467"/>
  <w16cid:commentId w16cid:paraId="43A74265" w16cid:durableId="4AAFBA29"/>
  <w16cid:commentId w16cid:paraId="6AEF99B7" w16cid:durableId="539D19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4E16D" w14:textId="77777777" w:rsidR="00136558" w:rsidRDefault="00136558">
      <w:pPr>
        <w:spacing w:line="240" w:lineRule="auto"/>
      </w:pPr>
      <w:r>
        <w:separator/>
      </w:r>
    </w:p>
  </w:endnote>
  <w:endnote w:type="continuationSeparator" w:id="0">
    <w:p w14:paraId="4300D3A9" w14:textId="77777777" w:rsidR="00136558" w:rsidRDefault="001365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61BBD" w14:textId="77777777" w:rsidR="00975B88" w:rsidRPr="00EE5642" w:rsidRDefault="00975B88" w:rsidP="00975B88">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1FE7B" w14:textId="77777777" w:rsidR="00586845" w:rsidRDefault="00586845" w:rsidP="00B3589F">
    <w:pPr>
      <w:pStyle w:val="MDPIfooterfirstpage"/>
      <w:pBdr>
        <w:top w:val="single" w:sz="4" w:space="0" w:color="000000"/>
      </w:pBdr>
      <w:adjustRightInd w:val="0"/>
      <w:snapToGrid w:val="0"/>
      <w:spacing w:before="480" w:line="100" w:lineRule="exact"/>
      <w:rPr>
        <w:i/>
      </w:rPr>
    </w:pPr>
  </w:p>
  <w:p w14:paraId="50FC836F" w14:textId="3B63F427" w:rsidR="00975B88" w:rsidRPr="009240F4" w:rsidRDefault="005723E8" w:rsidP="001C3497">
    <w:pPr>
      <w:pStyle w:val="MDPIfooterfirstpage"/>
      <w:tabs>
        <w:tab w:val="clear" w:pos="8845"/>
        <w:tab w:val="right" w:pos="10466"/>
      </w:tabs>
      <w:spacing w:line="240" w:lineRule="auto"/>
      <w:jc w:val="both"/>
      <w:rPr>
        <w:lang w:val="en-CA"/>
      </w:rPr>
    </w:pPr>
    <w:r w:rsidRPr="005723E8">
      <w:rPr>
        <w:lang w:val="en-CA"/>
      </w:rPr>
      <w:t>Sensors 2024, 24, x. https://doi.org/10.3390/xxxxx</w:t>
    </w:r>
    <w:r w:rsidRPr="005723E8">
      <w:rPr>
        <w:lang w:val="en-CA"/>
      </w:rPr>
      <w:tab/>
      <w:t>www.mdpi.com/journal/sensor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849046" w14:textId="77777777" w:rsidR="00136558" w:rsidRDefault="00136558">
      <w:pPr>
        <w:spacing w:line="240" w:lineRule="auto"/>
      </w:pPr>
      <w:r>
        <w:separator/>
      </w:r>
    </w:p>
  </w:footnote>
  <w:footnote w:type="continuationSeparator" w:id="0">
    <w:p w14:paraId="4EBEAC4F" w14:textId="77777777" w:rsidR="00136558" w:rsidRDefault="001365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85421" w14:textId="77777777" w:rsidR="00975B88" w:rsidRDefault="00975B88" w:rsidP="00975B8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FFDFE" w14:textId="151BECF1" w:rsidR="00586845" w:rsidRDefault="00702611" w:rsidP="001C3497">
    <w:pPr>
      <w:tabs>
        <w:tab w:val="right" w:pos="10466"/>
      </w:tabs>
      <w:adjustRightInd w:val="0"/>
      <w:snapToGrid w:val="0"/>
      <w:spacing w:line="240" w:lineRule="auto"/>
      <w:rPr>
        <w:sz w:val="16"/>
      </w:rPr>
    </w:pPr>
    <w:r>
      <w:rPr>
        <w:i/>
        <w:sz w:val="16"/>
      </w:rPr>
      <w:t xml:space="preserve"> </w:t>
    </w:r>
    <w:r w:rsidR="005723E8" w:rsidRPr="005723E8">
      <w:rPr>
        <w:i/>
        <w:sz w:val="16"/>
      </w:rPr>
      <w:t>Sensors 2024, 24, x FOR PEER REVIEW</w:t>
    </w:r>
    <w:r w:rsidR="001C3497">
      <w:rPr>
        <w:sz w:val="16"/>
      </w:rPr>
      <w:tab/>
    </w:r>
    <w:r w:rsidR="00113C77">
      <w:rPr>
        <w:sz w:val="16"/>
      </w:rPr>
      <w:fldChar w:fldCharType="begin"/>
    </w:r>
    <w:r w:rsidR="00113C77">
      <w:rPr>
        <w:sz w:val="16"/>
      </w:rPr>
      <w:instrText xml:space="preserve"> PAGE   \* MERGEFORMAT </w:instrText>
    </w:r>
    <w:r w:rsidR="00113C77">
      <w:rPr>
        <w:sz w:val="16"/>
      </w:rPr>
      <w:fldChar w:fldCharType="separate"/>
    </w:r>
    <w:r w:rsidR="00FD2E4E">
      <w:rPr>
        <w:sz w:val="16"/>
      </w:rPr>
      <w:t>5</w:t>
    </w:r>
    <w:r w:rsidR="00113C77">
      <w:rPr>
        <w:sz w:val="16"/>
      </w:rPr>
      <w:fldChar w:fldCharType="end"/>
    </w:r>
    <w:r w:rsidR="00113C77">
      <w:rPr>
        <w:sz w:val="16"/>
      </w:rPr>
      <w:t xml:space="preserve"> of </w:t>
    </w:r>
    <w:r w:rsidR="00113C77">
      <w:rPr>
        <w:sz w:val="16"/>
      </w:rPr>
      <w:fldChar w:fldCharType="begin"/>
    </w:r>
    <w:r w:rsidR="00113C77">
      <w:rPr>
        <w:sz w:val="16"/>
      </w:rPr>
      <w:instrText xml:space="preserve"> NUMPAGES   \* MERGEFORMAT </w:instrText>
    </w:r>
    <w:r w:rsidR="00113C77">
      <w:rPr>
        <w:sz w:val="16"/>
      </w:rPr>
      <w:fldChar w:fldCharType="separate"/>
    </w:r>
    <w:r w:rsidR="00FD2E4E">
      <w:rPr>
        <w:sz w:val="16"/>
      </w:rPr>
      <w:t>5</w:t>
    </w:r>
    <w:r w:rsidR="00113C77">
      <w:rPr>
        <w:sz w:val="16"/>
      </w:rPr>
      <w:fldChar w:fldCharType="end"/>
    </w:r>
  </w:p>
  <w:p w14:paraId="650FCD91" w14:textId="77777777" w:rsidR="00975B88" w:rsidRPr="00636F25" w:rsidRDefault="00975B88" w:rsidP="00B3589F">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86845" w:rsidRPr="001C3497" w14:paraId="075A758E" w14:textId="77777777" w:rsidTr="00EE0CCE">
      <w:trPr>
        <w:trHeight w:val="686"/>
      </w:trPr>
      <w:tc>
        <w:tcPr>
          <w:tcW w:w="3679" w:type="dxa"/>
          <w:shd w:val="clear" w:color="auto" w:fill="auto"/>
          <w:vAlign w:val="center"/>
        </w:tcPr>
        <w:p w14:paraId="3FD21311" w14:textId="7FB27716" w:rsidR="00586845" w:rsidRPr="000802ED" w:rsidRDefault="00586845" w:rsidP="001C3497">
          <w:pPr>
            <w:pStyle w:val="Header"/>
            <w:pBdr>
              <w:bottom w:val="none" w:sz="0" w:space="0" w:color="auto"/>
            </w:pBdr>
            <w:jc w:val="left"/>
            <w:rPr>
              <w:rFonts w:eastAsia="DengXian"/>
              <w:b/>
              <w:bCs/>
            </w:rPr>
          </w:pPr>
        </w:p>
      </w:tc>
      <w:tc>
        <w:tcPr>
          <w:tcW w:w="4535" w:type="dxa"/>
          <w:shd w:val="clear" w:color="auto" w:fill="auto"/>
          <w:vAlign w:val="center"/>
        </w:tcPr>
        <w:p w14:paraId="79325BC6" w14:textId="77777777" w:rsidR="00586845" w:rsidRPr="000802ED" w:rsidRDefault="00586845" w:rsidP="001C3497">
          <w:pPr>
            <w:pStyle w:val="Header"/>
            <w:pBdr>
              <w:bottom w:val="none" w:sz="0" w:space="0" w:color="auto"/>
            </w:pBdr>
            <w:rPr>
              <w:rFonts w:eastAsia="DengXian"/>
              <w:b/>
              <w:bCs/>
            </w:rPr>
          </w:pPr>
        </w:p>
      </w:tc>
      <w:tc>
        <w:tcPr>
          <w:tcW w:w="2273" w:type="dxa"/>
          <w:shd w:val="clear" w:color="auto" w:fill="auto"/>
          <w:vAlign w:val="center"/>
        </w:tcPr>
        <w:p w14:paraId="1BF7AAA6" w14:textId="77777777" w:rsidR="00586845" w:rsidRPr="000802ED" w:rsidRDefault="00EE0CCE" w:rsidP="00EE0CCE">
          <w:pPr>
            <w:pStyle w:val="Header"/>
            <w:pBdr>
              <w:bottom w:val="none" w:sz="0" w:space="0" w:color="auto"/>
            </w:pBdr>
            <w:jc w:val="right"/>
            <w:rPr>
              <w:rFonts w:eastAsia="DengXian"/>
              <w:b/>
              <w:bCs/>
            </w:rPr>
          </w:pPr>
          <w:r>
            <w:rPr>
              <w:rFonts w:eastAsia="DengXian"/>
              <w:b/>
              <w:bCs/>
              <w:noProof/>
            </w:rPr>
            <w:drawing>
              <wp:inline distT="0" distB="0" distL="0" distR="0" wp14:anchorId="5D3E1934" wp14:editId="3259B8E8">
                <wp:extent cx="540000" cy="360000"/>
                <wp:effectExtent l="0" t="0" r="0" b="2540"/>
                <wp:docPr id="538423631" name="Picture 1"/>
                <wp:cNvGraphicFramePr/>
                <a:graphic xmlns:a="http://schemas.openxmlformats.org/drawingml/2006/main">
                  <a:graphicData uri="http://schemas.openxmlformats.org/drawingml/2006/picture">
                    <pic:pic xmlns:pic="http://schemas.openxmlformats.org/drawingml/2006/picture">
                      <pic:nvPicPr>
                        <pic:cNvPr id="538423631" name=""/>
                        <pic:cNvPicPr/>
                      </pic:nvPicPr>
                      <pic:blipFill>
                        <a:blip r:embed="rId1"/>
                        <a:stretch>
                          <a:fillRect/>
                        </a:stretch>
                      </pic:blipFill>
                      <pic:spPr>
                        <a:xfrm>
                          <a:off x="0" y="0"/>
                          <a:ext cx="540000" cy="360000"/>
                        </a:xfrm>
                        <a:prstGeom prst="rect">
                          <a:avLst/>
                        </a:prstGeom>
                      </pic:spPr>
                    </pic:pic>
                  </a:graphicData>
                </a:graphic>
              </wp:inline>
            </w:drawing>
          </w:r>
        </w:p>
      </w:tc>
    </w:tr>
  </w:tbl>
  <w:p w14:paraId="345C747F" w14:textId="77777777" w:rsidR="00975B88" w:rsidRPr="00586845" w:rsidRDefault="00975B88" w:rsidP="00B3589F">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15A9F"/>
    <w:multiLevelType w:val="hybridMultilevel"/>
    <w:tmpl w:val="A35A1BB6"/>
    <w:lvl w:ilvl="0" w:tplc="E3CE17FC">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0353E"/>
    <w:multiLevelType w:val="hybridMultilevel"/>
    <w:tmpl w:val="B666163C"/>
    <w:lvl w:ilvl="0" w:tplc="10090017">
      <w:start w:val="1"/>
      <w:numFmt w:val="lowerLetter"/>
      <w:lvlText w:val="%1)"/>
      <w:lvlJc w:val="left"/>
      <w:pPr>
        <w:ind w:left="4825" w:hanging="360"/>
      </w:pPr>
    </w:lvl>
    <w:lvl w:ilvl="1" w:tplc="10090019" w:tentative="1">
      <w:start w:val="1"/>
      <w:numFmt w:val="lowerLetter"/>
      <w:lvlText w:val="%2."/>
      <w:lvlJc w:val="left"/>
      <w:pPr>
        <w:ind w:left="5545" w:hanging="360"/>
      </w:pPr>
    </w:lvl>
    <w:lvl w:ilvl="2" w:tplc="1009001B" w:tentative="1">
      <w:start w:val="1"/>
      <w:numFmt w:val="lowerRoman"/>
      <w:lvlText w:val="%3."/>
      <w:lvlJc w:val="right"/>
      <w:pPr>
        <w:ind w:left="6265" w:hanging="180"/>
      </w:pPr>
    </w:lvl>
    <w:lvl w:ilvl="3" w:tplc="1009000F" w:tentative="1">
      <w:start w:val="1"/>
      <w:numFmt w:val="decimal"/>
      <w:lvlText w:val="%4."/>
      <w:lvlJc w:val="left"/>
      <w:pPr>
        <w:ind w:left="6985" w:hanging="360"/>
      </w:pPr>
    </w:lvl>
    <w:lvl w:ilvl="4" w:tplc="10090019" w:tentative="1">
      <w:start w:val="1"/>
      <w:numFmt w:val="lowerLetter"/>
      <w:lvlText w:val="%5."/>
      <w:lvlJc w:val="left"/>
      <w:pPr>
        <w:ind w:left="7705" w:hanging="360"/>
      </w:pPr>
    </w:lvl>
    <w:lvl w:ilvl="5" w:tplc="1009001B" w:tentative="1">
      <w:start w:val="1"/>
      <w:numFmt w:val="lowerRoman"/>
      <w:lvlText w:val="%6."/>
      <w:lvlJc w:val="right"/>
      <w:pPr>
        <w:ind w:left="8425" w:hanging="180"/>
      </w:pPr>
    </w:lvl>
    <w:lvl w:ilvl="6" w:tplc="1009000F" w:tentative="1">
      <w:start w:val="1"/>
      <w:numFmt w:val="decimal"/>
      <w:lvlText w:val="%7."/>
      <w:lvlJc w:val="left"/>
      <w:pPr>
        <w:ind w:left="9145" w:hanging="360"/>
      </w:pPr>
    </w:lvl>
    <w:lvl w:ilvl="7" w:tplc="10090019" w:tentative="1">
      <w:start w:val="1"/>
      <w:numFmt w:val="lowerLetter"/>
      <w:lvlText w:val="%8."/>
      <w:lvlJc w:val="left"/>
      <w:pPr>
        <w:ind w:left="9865" w:hanging="360"/>
      </w:pPr>
    </w:lvl>
    <w:lvl w:ilvl="8" w:tplc="1009001B" w:tentative="1">
      <w:start w:val="1"/>
      <w:numFmt w:val="lowerRoman"/>
      <w:lvlText w:val="%9."/>
      <w:lvlJc w:val="right"/>
      <w:pPr>
        <w:ind w:left="10585" w:hanging="180"/>
      </w:pPr>
    </w:lvl>
  </w:abstractNum>
  <w:abstractNum w:abstractNumId="2" w15:restartNumberingAfterBreak="0">
    <w:nsid w:val="054C6068"/>
    <w:multiLevelType w:val="hybridMultilevel"/>
    <w:tmpl w:val="FDC29C4E"/>
    <w:lvl w:ilvl="0" w:tplc="2C426012">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662CC"/>
    <w:multiLevelType w:val="hybridMultilevel"/>
    <w:tmpl w:val="AC104FCA"/>
    <w:lvl w:ilvl="0" w:tplc="1A72E27E">
      <w:start w:val="1"/>
      <w:numFmt w:val="decimal"/>
      <w:lvlText w:val="%1-"/>
      <w:lvlJc w:val="left"/>
      <w:pPr>
        <w:ind w:left="3064" w:hanging="456"/>
      </w:pPr>
      <w:rPr>
        <w:rFonts w:hint="default"/>
      </w:rPr>
    </w:lvl>
    <w:lvl w:ilvl="1" w:tplc="10090019" w:tentative="1">
      <w:start w:val="1"/>
      <w:numFmt w:val="lowerLetter"/>
      <w:lvlText w:val="%2."/>
      <w:lvlJc w:val="left"/>
      <w:pPr>
        <w:ind w:left="3688" w:hanging="360"/>
      </w:pPr>
    </w:lvl>
    <w:lvl w:ilvl="2" w:tplc="1009001B" w:tentative="1">
      <w:start w:val="1"/>
      <w:numFmt w:val="lowerRoman"/>
      <w:lvlText w:val="%3."/>
      <w:lvlJc w:val="right"/>
      <w:pPr>
        <w:ind w:left="4408" w:hanging="180"/>
      </w:pPr>
    </w:lvl>
    <w:lvl w:ilvl="3" w:tplc="1009000F" w:tentative="1">
      <w:start w:val="1"/>
      <w:numFmt w:val="decimal"/>
      <w:lvlText w:val="%4."/>
      <w:lvlJc w:val="left"/>
      <w:pPr>
        <w:ind w:left="5128" w:hanging="360"/>
      </w:pPr>
    </w:lvl>
    <w:lvl w:ilvl="4" w:tplc="10090019" w:tentative="1">
      <w:start w:val="1"/>
      <w:numFmt w:val="lowerLetter"/>
      <w:lvlText w:val="%5."/>
      <w:lvlJc w:val="left"/>
      <w:pPr>
        <w:ind w:left="5848" w:hanging="360"/>
      </w:pPr>
    </w:lvl>
    <w:lvl w:ilvl="5" w:tplc="1009001B" w:tentative="1">
      <w:start w:val="1"/>
      <w:numFmt w:val="lowerRoman"/>
      <w:lvlText w:val="%6."/>
      <w:lvlJc w:val="right"/>
      <w:pPr>
        <w:ind w:left="6568" w:hanging="180"/>
      </w:pPr>
    </w:lvl>
    <w:lvl w:ilvl="6" w:tplc="1009000F" w:tentative="1">
      <w:start w:val="1"/>
      <w:numFmt w:val="decimal"/>
      <w:lvlText w:val="%7."/>
      <w:lvlJc w:val="left"/>
      <w:pPr>
        <w:ind w:left="7288" w:hanging="360"/>
      </w:pPr>
    </w:lvl>
    <w:lvl w:ilvl="7" w:tplc="10090019" w:tentative="1">
      <w:start w:val="1"/>
      <w:numFmt w:val="lowerLetter"/>
      <w:lvlText w:val="%8."/>
      <w:lvlJc w:val="left"/>
      <w:pPr>
        <w:ind w:left="8008" w:hanging="360"/>
      </w:pPr>
    </w:lvl>
    <w:lvl w:ilvl="8" w:tplc="1009001B" w:tentative="1">
      <w:start w:val="1"/>
      <w:numFmt w:val="lowerRoman"/>
      <w:lvlText w:val="%9."/>
      <w:lvlJc w:val="right"/>
      <w:pPr>
        <w:ind w:left="8728" w:hanging="180"/>
      </w:pPr>
    </w:lvl>
  </w:abstractNum>
  <w:abstractNum w:abstractNumId="4" w15:restartNumberingAfterBreak="0">
    <w:nsid w:val="0B9E6CFA"/>
    <w:multiLevelType w:val="hybridMultilevel"/>
    <w:tmpl w:val="15EE9E40"/>
    <w:lvl w:ilvl="0" w:tplc="C96CCAA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 w15:restartNumberingAfterBreak="0">
    <w:nsid w:val="10861FCF"/>
    <w:multiLevelType w:val="multilevel"/>
    <w:tmpl w:val="1B7CD9A0"/>
    <w:lvl w:ilvl="0">
      <w:start w:val="3"/>
      <w:numFmt w:val="decimal"/>
      <w:lvlText w:val="%1"/>
      <w:lvlJc w:val="left"/>
      <w:pPr>
        <w:ind w:left="420" w:hanging="420"/>
      </w:pPr>
      <w:rPr>
        <w:rFonts w:hint="default"/>
      </w:rPr>
    </w:lvl>
    <w:lvl w:ilvl="1">
      <w:start w:val="3"/>
      <w:numFmt w:val="decimal"/>
      <w:lvlText w:val="%1.%2"/>
      <w:lvlJc w:val="left"/>
      <w:pPr>
        <w:ind w:left="1724" w:hanging="42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6" w15:restartNumberingAfterBreak="0">
    <w:nsid w:val="18B468F5"/>
    <w:multiLevelType w:val="hybridMultilevel"/>
    <w:tmpl w:val="E71CCDD4"/>
    <w:lvl w:ilvl="0" w:tplc="C0A033B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6E6ED9"/>
    <w:multiLevelType w:val="hybridMultilevel"/>
    <w:tmpl w:val="2A9297B8"/>
    <w:lvl w:ilvl="0" w:tplc="85684598">
      <w:start w:val="1"/>
      <w:numFmt w:val="decimal"/>
      <w:lvlText w:val="%1."/>
      <w:lvlJc w:val="left"/>
      <w:pPr>
        <w:ind w:left="2968" w:hanging="360"/>
      </w:pPr>
      <w:rPr>
        <w:rFonts w:hint="default"/>
      </w:rPr>
    </w:lvl>
    <w:lvl w:ilvl="1" w:tplc="10090019" w:tentative="1">
      <w:start w:val="1"/>
      <w:numFmt w:val="lowerLetter"/>
      <w:lvlText w:val="%2."/>
      <w:lvlJc w:val="left"/>
      <w:pPr>
        <w:ind w:left="3688" w:hanging="360"/>
      </w:pPr>
    </w:lvl>
    <w:lvl w:ilvl="2" w:tplc="1009001B" w:tentative="1">
      <w:start w:val="1"/>
      <w:numFmt w:val="lowerRoman"/>
      <w:lvlText w:val="%3."/>
      <w:lvlJc w:val="right"/>
      <w:pPr>
        <w:ind w:left="4408" w:hanging="180"/>
      </w:pPr>
    </w:lvl>
    <w:lvl w:ilvl="3" w:tplc="1009000F" w:tentative="1">
      <w:start w:val="1"/>
      <w:numFmt w:val="decimal"/>
      <w:lvlText w:val="%4."/>
      <w:lvlJc w:val="left"/>
      <w:pPr>
        <w:ind w:left="5128" w:hanging="360"/>
      </w:pPr>
    </w:lvl>
    <w:lvl w:ilvl="4" w:tplc="10090019" w:tentative="1">
      <w:start w:val="1"/>
      <w:numFmt w:val="lowerLetter"/>
      <w:lvlText w:val="%5."/>
      <w:lvlJc w:val="left"/>
      <w:pPr>
        <w:ind w:left="5848" w:hanging="360"/>
      </w:pPr>
    </w:lvl>
    <w:lvl w:ilvl="5" w:tplc="1009001B" w:tentative="1">
      <w:start w:val="1"/>
      <w:numFmt w:val="lowerRoman"/>
      <w:lvlText w:val="%6."/>
      <w:lvlJc w:val="right"/>
      <w:pPr>
        <w:ind w:left="6568" w:hanging="180"/>
      </w:pPr>
    </w:lvl>
    <w:lvl w:ilvl="6" w:tplc="1009000F" w:tentative="1">
      <w:start w:val="1"/>
      <w:numFmt w:val="decimal"/>
      <w:lvlText w:val="%7."/>
      <w:lvlJc w:val="left"/>
      <w:pPr>
        <w:ind w:left="7288" w:hanging="360"/>
      </w:pPr>
    </w:lvl>
    <w:lvl w:ilvl="7" w:tplc="10090019" w:tentative="1">
      <w:start w:val="1"/>
      <w:numFmt w:val="lowerLetter"/>
      <w:lvlText w:val="%8."/>
      <w:lvlJc w:val="left"/>
      <w:pPr>
        <w:ind w:left="8008" w:hanging="360"/>
      </w:pPr>
    </w:lvl>
    <w:lvl w:ilvl="8" w:tplc="1009001B" w:tentative="1">
      <w:start w:val="1"/>
      <w:numFmt w:val="lowerRoman"/>
      <w:lvlText w:val="%9."/>
      <w:lvlJc w:val="right"/>
      <w:pPr>
        <w:ind w:left="8728" w:hanging="180"/>
      </w:pPr>
    </w:lvl>
  </w:abstractNum>
  <w:abstractNum w:abstractNumId="8"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21562A1A"/>
    <w:multiLevelType w:val="hybridMultilevel"/>
    <w:tmpl w:val="320EAE38"/>
    <w:lvl w:ilvl="0" w:tplc="DF100500">
      <w:start w:val="1"/>
      <w:numFmt w:val="lowerLetter"/>
      <w:lvlText w:val="%1)"/>
      <w:lvlJc w:val="left"/>
      <w:pPr>
        <w:ind w:left="3424" w:hanging="360"/>
      </w:pPr>
      <w:rPr>
        <w:rFonts w:hint="default"/>
      </w:rPr>
    </w:lvl>
    <w:lvl w:ilvl="1" w:tplc="10090019" w:tentative="1">
      <w:start w:val="1"/>
      <w:numFmt w:val="lowerLetter"/>
      <w:lvlText w:val="%2."/>
      <w:lvlJc w:val="left"/>
      <w:pPr>
        <w:ind w:left="4144" w:hanging="360"/>
      </w:pPr>
    </w:lvl>
    <w:lvl w:ilvl="2" w:tplc="1009001B" w:tentative="1">
      <w:start w:val="1"/>
      <w:numFmt w:val="lowerRoman"/>
      <w:lvlText w:val="%3."/>
      <w:lvlJc w:val="right"/>
      <w:pPr>
        <w:ind w:left="4864" w:hanging="180"/>
      </w:pPr>
    </w:lvl>
    <w:lvl w:ilvl="3" w:tplc="1009000F" w:tentative="1">
      <w:start w:val="1"/>
      <w:numFmt w:val="decimal"/>
      <w:lvlText w:val="%4."/>
      <w:lvlJc w:val="left"/>
      <w:pPr>
        <w:ind w:left="5584" w:hanging="360"/>
      </w:pPr>
    </w:lvl>
    <w:lvl w:ilvl="4" w:tplc="10090019" w:tentative="1">
      <w:start w:val="1"/>
      <w:numFmt w:val="lowerLetter"/>
      <w:lvlText w:val="%5."/>
      <w:lvlJc w:val="left"/>
      <w:pPr>
        <w:ind w:left="6304" w:hanging="360"/>
      </w:pPr>
    </w:lvl>
    <w:lvl w:ilvl="5" w:tplc="1009001B" w:tentative="1">
      <w:start w:val="1"/>
      <w:numFmt w:val="lowerRoman"/>
      <w:lvlText w:val="%6."/>
      <w:lvlJc w:val="right"/>
      <w:pPr>
        <w:ind w:left="7024" w:hanging="180"/>
      </w:pPr>
    </w:lvl>
    <w:lvl w:ilvl="6" w:tplc="1009000F" w:tentative="1">
      <w:start w:val="1"/>
      <w:numFmt w:val="decimal"/>
      <w:lvlText w:val="%7."/>
      <w:lvlJc w:val="left"/>
      <w:pPr>
        <w:ind w:left="7744" w:hanging="360"/>
      </w:pPr>
    </w:lvl>
    <w:lvl w:ilvl="7" w:tplc="10090019" w:tentative="1">
      <w:start w:val="1"/>
      <w:numFmt w:val="lowerLetter"/>
      <w:lvlText w:val="%8."/>
      <w:lvlJc w:val="left"/>
      <w:pPr>
        <w:ind w:left="8464" w:hanging="360"/>
      </w:pPr>
    </w:lvl>
    <w:lvl w:ilvl="8" w:tplc="1009001B" w:tentative="1">
      <w:start w:val="1"/>
      <w:numFmt w:val="lowerRoman"/>
      <w:lvlText w:val="%9."/>
      <w:lvlJc w:val="right"/>
      <w:pPr>
        <w:ind w:left="9184" w:hanging="180"/>
      </w:p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83DE9"/>
    <w:multiLevelType w:val="multilevel"/>
    <w:tmpl w:val="9078CA86"/>
    <w:lvl w:ilvl="0">
      <w:start w:val="3"/>
      <w:numFmt w:val="decimal"/>
      <w:lvlText w:val="%1"/>
      <w:lvlJc w:val="left"/>
      <w:pPr>
        <w:ind w:left="420" w:hanging="420"/>
      </w:pPr>
      <w:rPr>
        <w:rFonts w:hint="default"/>
      </w:rPr>
    </w:lvl>
    <w:lvl w:ilvl="1">
      <w:start w:val="1"/>
      <w:numFmt w:val="decimal"/>
      <w:lvlText w:val="%1.%2"/>
      <w:lvlJc w:val="left"/>
      <w:pPr>
        <w:ind w:left="1724" w:hanging="42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5936" w:hanging="72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8904" w:hanging="108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1872" w:hanging="1440"/>
      </w:pPr>
      <w:rPr>
        <w:rFonts w:hint="default"/>
      </w:rPr>
    </w:lvl>
  </w:abstractNum>
  <w:abstractNum w:abstractNumId="14" w15:restartNumberingAfterBreak="0">
    <w:nsid w:val="34CD669C"/>
    <w:multiLevelType w:val="hybridMultilevel"/>
    <w:tmpl w:val="02DAA8E8"/>
    <w:lvl w:ilvl="0" w:tplc="78BC4AB8">
      <w:start w:val="1"/>
      <w:numFmt w:val="decimal"/>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3996015B"/>
    <w:multiLevelType w:val="hybridMultilevel"/>
    <w:tmpl w:val="6AFA7968"/>
    <w:lvl w:ilvl="0" w:tplc="6166DCA6">
      <w:start w:val="1"/>
      <w:numFmt w:val="lowerLetter"/>
      <w:lvlText w:val="%1)"/>
      <w:lvlJc w:val="left"/>
      <w:pPr>
        <w:ind w:left="3422" w:hanging="360"/>
      </w:pPr>
      <w:rPr>
        <w:rFonts w:hint="default"/>
        <w:b/>
      </w:rPr>
    </w:lvl>
    <w:lvl w:ilvl="1" w:tplc="10090019" w:tentative="1">
      <w:start w:val="1"/>
      <w:numFmt w:val="lowerLetter"/>
      <w:lvlText w:val="%2."/>
      <w:lvlJc w:val="left"/>
      <w:pPr>
        <w:ind w:left="4142" w:hanging="360"/>
      </w:pPr>
    </w:lvl>
    <w:lvl w:ilvl="2" w:tplc="1009001B" w:tentative="1">
      <w:start w:val="1"/>
      <w:numFmt w:val="lowerRoman"/>
      <w:lvlText w:val="%3."/>
      <w:lvlJc w:val="right"/>
      <w:pPr>
        <w:ind w:left="4862" w:hanging="180"/>
      </w:pPr>
    </w:lvl>
    <w:lvl w:ilvl="3" w:tplc="1009000F" w:tentative="1">
      <w:start w:val="1"/>
      <w:numFmt w:val="decimal"/>
      <w:lvlText w:val="%4."/>
      <w:lvlJc w:val="left"/>
      <w:pPr>
        <w:ind w:left="5582" w:hanging="360"/>
      </w:pPr>
    </w:lvl>
    <w:lvl w:ilvl="4" w:tplc="10090019" w:tentative="1">
      <w:start w:val="1"/>
      <w:numFmt w:val="lowerLetter"/>
      <w:lvlText w:val="%5."/>
      <w:lvlJc w:val="left"/>
      <w:pPr>
        <w:ind w:left="6302" w:hanging="360"/>
      </w:pPr>
    </w:lvl>
    <w:lvl w:ilvl="5" w:tplc="1009001B" w:tentative="1">
      <w:start w:val="1"/>
      <w:numFmt w:val="lowerRoman"/>
      <w:lvlText w:val="%6."/>
      <w:lvlJc w:val="right"/>
      <w:pPr>
        <w:ind w:left="7022" w:hanging="180"/>
      </w:pPr>
    </w:lvl>
    <w:lvl w:ilvl="6" w:tplc="1009000F" w:tentative="1">
      <w:start w:val="1"/>
      <w:numFmt w:val="decimal"/>
      <w:lvlText w:val="%7."/>
      <w:lvlJc w:val="left"/>
      <w:pPr>
        <w:ind w:left="7742" w:hanging="360"/>
      </w:pPr>
    </w:lvl>
    <w:lvl w:ilvl="7" w:tplc="10090019" w:tentative="1">
      <w:start w:val="1"/>
      <w:numFmt w:val="lowerLetter"/>
      <w:lvlText w:val="%8."/>
      <w:lvlJc w:val="left"/>
      <w:pPr>
        <w:ind w:left="8462" w:hanging="360"/>
      </w:pPr>
    </w:lvl>
    <w:lvl w:ilvl="8" w:tplc="1009001B" w:tentative="1">
      <w:start w:val="1"/>
      <w:numFmt w:val="lowerRoman"/>
      <w:lvlText w:val="%9."/>
      <w:lvlJc w:val="right"/>
      <w:pPr>
        <w:ind w:left="9182" w:hanging="180"/>
      </w:pPr>
    </w:lvl>
  </w:abstractNum>
  <w:abstractNum w:abstractNumId="17" w15:restartNumberingAfterBreak="0">
    <w:nsid w:val="426031C1"/>
    <w:multiLevelType w:val="multilevel"/>
    <w:tmpl w:val="F0E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2467"/>
    <w:multiLevelType w:val="multilevel"/>
    <w:tmpl w:val="7E424C00"/>
    <w:lvl w:ilvl="0">
      <w:start w:val="1"/>
      <w:numFmt w:val="decimal"/>
      <w:lvlText w:val="%1"/>
      <w:lvlJc w:val="left"/>
      <w:pPr>
        <w:ind w:left="420" w:hanging="420"/>
      </w:pPr>
      <w:rPr>
        <w:rFonts w:hint="default"/>
        <w:b w:val="0"/>
      </w:rPr>
    </w:lvl>
    <w:lvl w:ilvl="1">
      <w:start w:val="3"/>
      <w:numFmt w:val="decimal"/>
      <w:lvlText w:val="%1.%2"/>
      <w:lvlJc w:val="left"/>
      <w:pPr>
        <w:ind w:left="1724" w:hanging="420"/>
      </w:pPr>
      <w:rPr>
        <w:rFonts w:hint="default"/>
        <w:b w:val="0"/>
      </w:rPr>
    </w:lvl>
    <w:lvl w:ilvl="2">
      <w:start w:val="1"/>
      <w:numFmt w:val="decimal"/>
      <w:lvlText w:val="%1.%2.%3"/>
      <w:lvlJc w:val="left"/>
      <w:pPr>
        <w:ind w:left="3328" w:hanging="720"/>
      </w:pPr>
      <w:rPr>
        <w:rFonts w:hint="default"/>
        <w:b w:val="0"/>
      </w:rPr>
    </w:lvl>
    <w:lvl w:ilvl="3">
      <w:start w:val="1"/>
      <w:numFmt w:val="decimal"/>
      <w:lvlText w:val="%1.%2.%3.%4"/>
      <w:lvlJc w:val="left"/>
      <w:pPr>
        <w:ind w:left="4632" w:hanging="720"/>
      </w:pPr>
      <w:rPr>
        <w:rFonts w:hint="default"/>
        <w:b w:val="0"/>
      </w:rPr>
    </w:lvl>
    <w:lvl w:ilvl="4">
      <w:start w:val="1"/>
      <w:numFmt w:val="decimal"/>
      <w:lvlText w:val="%1.%2.%3.%4.%5"/>
      <w:lvlJc w:val="left"/>
      <w:pPr>
        <w:ind w:left="5936" w:hanging="720"/>
      </w:pPr>
      <w:rPr>
        <w:rFonts w:hint="default"/>
        <w:b w:val="0"/>
      </w:rPr>
    </w:lvl>
    <w:lvl w:ilvl="5">
      <w:start w:val="1"/>
      <w:numFmt w:val="decimal"/>
      <w:lvlText w:val="%1.%2.%3.%4.%5.%6"/>
      <w:lvlJc w:val="left"/>
      <w:pPr>
        <w:ind w:left="7600" w:hanging="1080"/>
      </w:pPr>
      <w:rPr>
        <w:rFonts w:hint="default"/>
        <w:b w:val="0"/>
      </w:rPr>
    </w:lvl>
    <w:lvl w:ilvl="6">
      <w:start w:val="1"/>
      <w:numFmt w:val="decimal"/>
      <w:lvlText w:val="%1.%2.%3.%4.%5.%6.%7"/>
      <w:lvlJc w:val="left"/>
      <w:pPr>
        <w:ind w:left="8904" w:hanging="1080"/>
      </w:pPr>
      <w:rPr>
        <w:rFonts w:hint="default"/>
        <w:b w:val="0"/>
      </w:rPr>
    </w:lvl>
    <w:lvl w:ilvl="7">
      <w:start w:val="1"/>
      <w:numFmt w:val="decimal"/>
      <w:lvlText w:val="%1.%2.%3.%4.%5.%6.%7.%8"/>
      <w:lvlJc w:val="left"/>
      <w:pPr>
        <w:ind w:left="10568" w:hanging="1440"/>
      </w:pPr>
      <w:rPr>
        <w:rFonts w:hint="default"/>
        <w:b w:val="0"/>
      </w:rPr>
    </w:lvl>
    <w:lvl w:ilvl="8">
      <w:start w:val="1"/>
      <w:numFmt w:val="decimal"/>
      <w:lvlText w:val="%1.%2.%3.%4.%5.%6.%7.%8.%9"/>
      <w:lvlJc w:val="left"/>
      <w:pPr>
        <w:ind w:left="11872" w:hanging="1440"/>
      </w:pPr>
      <w:rPr>
        <w:rFonts w:hint="default"/>
        <w:b w:val="0"/>
      </w:rPr>
    </w:lvl>
  </w:abstractNum>
  <w:abstractNum w:abstractNumId="19" w15:restartNumberingAfterBreak="0">
    <w:nsid w:val="4B7475AF"/>
    <w:multiLevelType w:val="multilevel"/>
    <w:tmpl w:val="F898A8E8"/>
    <w:lvl w:ilvl="0">
      <w:start w:val="1"/>
      <w:numFmt w:val="decimal"/>
      <w:lvlText w:val="%1."/>
      <w:lvlJc w:val="left"/>
      <w:pPr>
        <w:ind w:left="360" w:hanging="360"/>
      </w:pPr>
      <w:rPr>
        <w:rFonts w:hint="default"/>
      </w:rPr>
    </w:lvl>
    <w:lvl w:ilvl="1">
      <w:start w:val="1"/>
      <w:numFmt w:val="decimal"/>
      <w:lvlText w:val="%1.%2."/>
      <w:lvlJc w:val="left"/>
      <w:pPr>
        <w:ind w:left="2968" w:hanging="360"/>
      </w:pPr>
      <w:rPr>
        <w:rFonts w:hint="default"/>
      </w:rPr>
    </w:lvl>
    <w:lvl w:ilvl="2">
      <w:start w:val="1"/>
      <w:numFmt w:val="decimal"/>
      <w:lvlText w:val="%1.%2.%3."/>
      <w:lvlJc w:val="left"/>
      <w:pPr>
        <w:ind w:left="5936" w:hanging="720"/>
      </w:pPr>
      <w:rPr>
        <w:rFonts w:hint="default"/>
      </w:rPr>
    </w:lvl>
    <w:lvl w:ilvl="3">
      <w:start w:val="1"/>
      <w:numFmt w:val="decimal"/>
      <w:lvlText w:val="%1.%2.%3.%4."/>
      <w:lvlJc w:val="left"/>
      <w:pPr>
        <w:ind w:left="8544" w:hanging="720"/>
      </w:pPr>
      <w:rPr>
        <w:rFonts w:hint="default"/>
      </w:rPr>
    </w:lvl>
    <w:lvl w:ilvl="4">
      <w:start w:val="1"/>
      <w:numFmt w:val="decimal"/>
      <w:lvlText w:val="%1.%2.%3.%4.%5."/>
      <w:lvlJc w:val="left"/>
      <w:pPr>
        <w:ind w:left="11512" w:hanging="1080"/>
      </w:pPr>
      <w:rPr>
        <w:rFonts w:hint="default"/>
      </w:rPr>
    </w:lvl>
    <w:lvl w:ilvl="5">
      <w:start w:val="1"/>
      <w:numFmt w:val="decimal"/>
      <w:lvlText w:val="%1.%2.%3.%4.%5.%6."/>
      <w:lvlJc w:val="left"/>
      <w:pPr>
        <w:ind w:left="14120" w:hanging="1080"/>
      </w:pPr>
      <w:rPr>
        <w:rFonts w:hint="default"/>
      </w:rPr>
    </w:lvl>
    <w:lvl w:ilvl="6">
      <w:start w:val="1"/>
      <w:numFmt w:val="decimal"/>
      <w:lvlText w:val="%1.%2.%3.%4.%5.%6.%7."/>
      <w:lvlJc w:val="left"/>
      <w:pPr>
        <w:ind w:left="16728" w:hanging="1080"/>
      </w:pPr>
      <w:rPr>
        <w:rFonts w:hint="default"/>
      </w:rPr>
    </w:lvl>
    <w:lvl w:ilvl="7">
      <w:start w:val="1"/>
      <w:numFmt w:val="decimal"/>
      <w:lvlText w:val="%1.%2.%3.%4.%5.%6.%7.%8."/>
      <w:lvlJc w:val="left"/>
      <w:pPr>
        <w:ind w:left="19696" w:hanging="1440"/>
      </w:pPr>
      <w:rPr>
        <w:rFonts w:hint="default"/>
      </w:rPr>
    </w:lvl>
    <w:lvl w:ilvl="8">
      <w:start w:val="1"/>
      <w:numFmt w:val="decimal"/>
      <w:lvlText w:val="%1.%2.%3.%4.%5.%6.%7.%8.%9."/>
      <w:lvlJc w:val="left"/>
      <w:pPr>
        <w:ind w:left="22304" w:hanging="1440"/>
      </w:pPr>
      <w:rPr>
        <w:rFonts w:hint="default"/>
      </w:rPr>
    </w:lvl>
  </w:abstractNum>
  <w:abstractNum w:abstractNumId="2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2" w15:restartNumberingAfterBreak="0">
    <w:nsid w:val="56751ACB"/>
    <w:multiLevelType w:val="hybridMultilevel"/>
    <w:tmpl w:val="B8344E10"/>
    <w:lvl w:ilvl="0" w:tplc="1A7689EC">
      <w:start w:val="15"/>
      <w:numFmt w:val="decimal"/>
      <w:lvlText w:val="%1."/>
      <w:lvlJc w:val="left"/>
      <w:pPr>
        <w:ind w:left="3328" w:hanging="360"/>
      </w:pPr>
      <w:rPr>
        <w:rFonts w:hint="default"/>
      </w:rPr>
    </w:lvl>
    <w:lvl w:ilvl="1" w:tplc="10090019" w:tentative="1">
      <w:start w:val="1"/>
      <w:numFmt w:val="lowerLetter"/>
      <w:lvlText w:val="%2."/>
      <w:lvlJc w:val="left"/>
      <w:pPr>
        <w:ind w:left="4048" w:hanging="360"/>
      </w:pPr>
    </w:lvl>
    <w:lvl w:ilvl="2" w:tplc="1009001B" w:tentative="1">
      <w:start w:val="1"/>
      <w:numFmt w:val="lowerRoman"/>
      <w:lvlText w:val="%3."/>
      <w:lvlJc w:val="right"/>
      <w:pPr>
        <w:ind w:left="4768" w:hanging="180"/>
      </w:pPr>
    </w:lvl>
    <w:lvl w:ilvl="3" w:tplc="1009000F" w:tentative="1">
      <w:start w:val="1"/>
      <w:numFmt w:val="decimal"/>
      <w:lvlText w:val="%4."/>
      <w:lvlJc w:val="left"/>
      <w:pPr>
        <w:ind w:left="5488" w:hanging="360"/>
      </w:pPr>
    </w:lvl>
    <w:lvl w:ilvl="4" w:tplc="10090019" w:tentative="1">
      <w:start w:val="1"/>
      <w:numFmt w:val="lowerLetter"/>
      <w:lvlText w:val="%5."/>
      <w:lvlJc w:val="left"/>
      <w:pPr>
        <w:ind w:left="6208" w:hanging="360"/>
      </w:pPr>
    </w:lvl>
    <w:lvl w:ilvl="5" w:tplc="1009001B" w:tentative="1">
      <w:start w:val="1"/>
      <w:numFmt w:val="lowerRoman"/>
      <w:lvlText w:val="%6."/>
      <w:lvlJc w:val="right"/>
      <w:pPr>
        <w:ind w:left="6928" w:hanging="180"/>
      </w:pPr>
    </w:lvl>
    <w:lvl w:ilvl="6" w:tplc="1009000F" w:tentative="1">
      <w:start w:val="1"/>
      <w:numFmt w:val="decimal"/>
      <w:lvlText w:val="%7."/>
      <w:lvlJc w:val="left"/>
      <w:pPr>
        <w:ind w:left="7648" w:hanging="360"/>
      </w:pPr>
    </w:lvl>
    <w:lvl w:ilvl="7" w:tplc="10090019" w:tentative="1">
      <w:start w:val="1"/>
      <w:numFmt w:val="lowerLetter"/>
      <w:lvlText w:val="%8."/>
      <w:lvlJc w:val="left"/>
      <w:pPr>
        <w:ind w:left="8368" w:hanging="360"/>
      </w:pPr>
    </w:lvl>
    <w:lvl w:ilvl="8" w:tplc="1009001B" w:tentative="1">
      <w:start w:val="1"/>
      <w:numFmt w:val="lowerRoman"/>
      <w:lvlText w:val="%9."/>
      <w:lvlJc w:val="right"/>
      <w:pPr>
        <w:ind w:left="9088" w:hanging="180"/>
      </w:pPr>
    </w:lvl>
  </w:abstractNum>
  <w:abstractNum w:abstractNumId="23" w15:restartNumberingAfterBreak="0">
    <w:nsid w:val="5CB66A97"/>
    <w:multiLevelType w:val="hybridMultilevel"/>
    <w:tmpl w:val="CEFA030E"/>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69540429"/>
    <w:multiLevelType w:val="hybridMultilevel"/>
    <w:tmpl w:val="B30C6018"/>
    <w:lvl w:ilvl="0" w:tplc="32EC178C">
      <w:start w:val="1"/>
      <w:numFmt w:val="decimal"/>
      <w:lvlText w:val="%1."/>
      <w:lvlJc w:val="left"/>
      <w:pPr>
        <w:ind w:left="2968" w:hanging="360"/>
      </w:pPr>
      <w:rPr>
        <w:rFonts w:hint="default"/>
      </w:rPr>
    </w:lvl>
    <w:lvl w:ilvl="1" w:tplc="10090019" w:tentative="1">
      <w:start w:val="1"/>
      <w:numFmt w:val="lowerLetter"/>
      <w:lvlText w:val="%2."/>
      <w:lvlJc w:val="left"/>
      <w:pPr>
        <w:ind w:left="3688" w:hanging="360"/>
      </w:pPr>
    </w:lvl>
    <w:lvl w:ilvl="2" w:tplc="1009001B" w:tentative="1">
      <w:start w:val="1"/>
      <w:numFmt w:val="lowerRoman"/>
      <w:lvlText w:val="%3."/>
      <w:lvlJc w:val="right"/>
      <w:pPr>
        <w:ind w:left="4408" w:hanging="180"/>
      </w:pPr>
    </w:lvl>
    <w:lvl w:ilvl="3" w:tplc="1009000F" w:tentative="1">
      <w:start w:val="1"/>
      <w:numFmt w:val="decimal"/>
      <w:lvlText w:val="%4."/>
      <w:lvlJc w:val="left"/>
      <w:pPr>
        <w:ind w:left="5128" w:hanging="360"/>
      </w:pPr>
    </w:lvl>
    <w:lvl w:ilvl="4" w:tplc="10090019" w:tentative="1">
      <w:start w:val="1"/>
      <w:numFmt w:val="lowerLetter"/>
      <w:lvlText w:val="%5."/>
      <w:lvlJc w:val="left"/>
      <w:pPr>
        <w:ind w:left="5848" w:hanging="360"/>
      </w:pPr>
    </w:lvl>
    <w:lvl w:ilvl="5" w:tplc="1009001B" w:tentative="1">
      <w:start w:val="1"/>
      <w:numFmt w:val="lowerRoman"/>
      <w:lvlText w:val="%6."/>
      <w:lvlJc w:val="right"/>
      <w:pPr>
        <w:ind w:left="6568" w:hanging="180"/>
      </w:pPr>
    </w:lvl>
    <w:lvl w:ilvl="6" w:tplc="1009000F" w:tentative="1">
      <w:start w:val="1"/>
      <w:numFmt w:val="decimal"/>
      <w:lvlText w:val="%7."/>
      <w:lvlJc w:val="left"/>
      <w:pPr>
        <w:ind w:left="7288" w:hanging="360"/>
      </w:pPr>
    </w:lvl>
    <w:lvl w:ilvl="7" w:tplc="10090019" w:tentative="1">
      <w:start w:val="1"/>
      <w:numFmt w:val="lowerLetter"/>
      <w:lvlText w:val="%8."/>
      <w:lvlJc w:val="left"/>
      <w:pPr>
        <w:ind w:left="8008" w:hanging="360"/>
      </w:pPr>
    </w:lvl>
    <w:lvl w:ilvl="8" w:tplc="1009001B" w:tentative="1">
      <w:start w:val="1"/>
      <w:numFmt w:val="lowerRoman"/>
      <w:lvlText w:val="%9."/>
      <w:lvlJc w:val="right"/>
      <w:pPr>
        <w:ind w:left="8728" w:hanging="180"/>
      </w:pPr>
    </w:lvl>
  </w:abstractNum>
  <w:abstractNum w:abstractNumId="25" w15:restartNumberingAfterBreak="0">
    <w:nsid w:val="7010644E"/>
    <w:multiLevelType w:val="hybridMultilevel"/>
    <w:tmpl w:val="7828F4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397A0B"/>
    <w:multiLevelType w:val="hybridMultilevel"/>
    <w:tmpl w:val="9B9EA110"/>
    <w:lvl w:ilvl="0" w:tplc="04090001">
      <w:start w:val="1"/>
      <w:numFmt w:val="bullet"/>
      <w:lvlText w:val=""/>
      <w:lvlJc w:val="left"/>
      <w:pPr>
        <w:ind w:left="3328" w:hanging="360"/>
      </w:pPr>
      <w:rPr>
        <w:rFonts w:ascii="Symbol" w:hAnsi="Symbol" w:hint="default"/>
      </w:rPr>
    </w:lvl>
    <w:lvl w:ilvl="1" w:tplc="10090003" w:tentative="1">
      <w:start w:val="1"/>
      <w:numFmt w:val="bullet"/>
      <w:lvlText w:val="o"/>
      <w:lvlJc w:val="left"/>
      <w:pPr>
        <w:ind w:left="4048" w:hanging="360"/>
      </w:pPr>
      <w:rPr>
        <w:rFonts w:ascii="Courier New" w:hAnsi="Courier New" w:cs="Courier New" w:hint="default"/>
      </w:rPr>
    </w:lvl>
    <w:lvl w:ilvl="2" w:tplc="10090005" w:tentative="1">
      <w:start w:val="1"/>
      <w:numFmt w:val="bullet"/>
      <w:lvlText w:val=""/>
      <w:lvlJc w:val="left"/>
      <w:pPr>
        <w:ind w:left="4768" w:hanging="360"/>
      </w:pPr>
      <w:rPr>
        <w:rFonts w:ascii="Wingdings" w:hAnsi="Wingdings" w:hint="default"/>
      </w:rPr>
    </w:lvl>
    <w:lvl w:ilvl="3" w:tplc="10090001" w:tentative="1">
      <w:start w:val="1"/>
      <w:numFmt w:val="bullet"/>
      <w:lvlText w:val=""/>
      <w:lvlJc w:val="left"/>
      <w:pPr>
        <w:ind w:left="5488" w:hanging="360"/>
      </w:pPr>
      <w:rPr>
        <w:rFonts w:ascii="Symbol" w:hAnsi="Symbol" w:hint="default"/>
      </w:rPr>
    </w:lvl>
    <w:lvl w:ilvl="4" w:tplc="10090003" w:tentative="1">
      <w:start w:val="1"/>
      <w:numFmt w:val="bullet"/>
      <w:lvlText w:val="o"/>
      <w:lvlJc w:val="left"/>
      <w:pPr>
        <w:ind w:left="6208" w:hanging="360"/>
      </w:pPr>
      <w:rPr>
        <w:rFonts w:ascii="Courier New" w:hAnsi="Courier New" w:cs="Courier New" w:hint="default"/>
      </w:rPr>
    </w:lvl>
    <w:lvl w:ilvl="5" w:tplc="10090005" w:tentative="1">
      <w:start w:val="1"/>
      <w:numFmt w:val="bullet"/>
      <w:lvlText w:val=""/>
      <w:lvlJc w:val="left"/>
      <w:pPr>
        <w:ind w:left="6928" w:hanging="360"/>
      </w:pPr>
      <w:rPr>
        <w:rFonts w:ascii="Wingdings" w:hAnsi="Wingdings" w:hint="default"/>
      </w:rPr>
    </w:lvl>
    <w:lvl w:ilvl="6" w:tplc="10090001" w:tentative="1">
      <w:start w:val="1"/>
      <w:numFmt w:val="bullet"/>
      <w:lvlText w:val=""/>
      <w:lvlJc w:val="left"/>
      <w:pPr>
        <w:ind w:left="7648" w:hanging="360"/>
      </w:pPr>
      <w:rPr>
        <w:rFonts w:ascii="Symbol" w:hAnsi="Symbol" w:hint="default"/>
      </w:rPr>
    </w:lvl>
    <w:lvl w:ilvl="7" w:tplc="10090003" w:tentative="1">
      <w:start w:val="1"/>
      <w:numFmt w:val="bullet"/>
      <w:lvlText w:val="o"/>
      <w:lvlJc w:val="left"/>
      <w:pPr>
        <w:ind w:left="8368" w:hanging="360"/>
      </w:pPr>
      <w:rPr>
        <w:rFonts w:ascii="Courier New" w:hAnsi="Courier New" w:cs="Courier New" w:hint="default"/>
      </w:rPr>
    </w:lvl>
    <w:lvl w:ilvl="8" w:tplc="10090005" w:tentative="1">
      <w:start w:val="1"/>
      <w:numFmt w:val="bullet"/>
      <w:lvlText w:val=""/>
      <w:lvlJc w:val="left"/>
      <w:pPr>
        <w:ind w:left="9088" w:hanging="360"/>
      </w:pPr>
      <w:rPr>
        <w:rFonts w:ascii="Wingdings" w:hAnsi="Wingdings" w:hint="default"/>
      </w:rPr>
    </w:lvl>
  </w:abstractNum>
  <w:abstractNum w:abstractNumId="28" w15:restartNumberingAfterBreak="0">
    <w:nsid w:val="74ED77CD"/>
    <w:multiLevelType w:val="hybridMultilevel"/>
    <w:tmpl w:val="7F08DFD4"/>
    <w:lvl w:ilvl="0" w:tplc="10090001">
      <w:start w:val="1"/>
      <w:numFmt w:val="bullet"/>
      <w:lvlText w:val=""/>
      <w:lvlJc w:val="left"/>
      <w:pPr>
        <w:ind w:left="3688" w:hanging="360"/>
      </w:pPr>
      <w:rPr>
        <w:rFonts w:ascii="Symbol" w:hAnsi="Symbol" w:hint="default"/>
      </w:rPr>
    </w:lvl>
    <w:lvl w:ilvl="1" w:tplc="10090003" w:tentative="1">
      <w:start w:val="1"/>
      <w:numFmt w:val="bullet"/>
      <w:lvlText w:val="o"/>
      <w:lvlJc w:val="left"/>
      <w:pPr>
        <w:ind w:left="4408" w:hanging="360"/>
      </w:pPr>
      <w:rPr>
        <w:rFonts w:ascii="Courier New" w:hAnsi="Courier New" w:cs="Courier New" w:hint="default"/>
      </w:rPr>
    </w:lvl>
    <w:lvl w:ilvl="2" w:tplc="10090005" w:tentative="1">
      <w:start w:val="1"/>
      <w:numFmt w:val="bullet"/>
      <w:lvlText w:val=""/>
      <w:lvlJc w:val="left"/>
      <w:pPr>
        <w:ind w:left="5128" w:hanging="360"/>
      </w:pPr>
      <w:rPr>
        <w:rFonts w:ascii="Wingdings" w:hAnsi="Wingdings" w:hint="default"/>
      </w:rPr>
    </w:lvl>
    <w:lvl w:ilvl="3" w:tplc="10090001" w:tentative="1">
      <w:start w:val="1"/>
      <w:numFmt w:val="bullet"/>
      <w:lvlText w:val=""/>
      <w:lvlJc w:val="left"/>
      <w:pPr>
        <w:ind w:left="5848" w:hanging="360"/>
      </w:pPr>
      <w:rPr>
        <w:rFonts w:ascii="Symbol" w:hAnsi="Symbol" w:hint="default"/>
      </w:rPr>
    </w:lvl>
    <w:lvl w:ilvl="4" w:tplc="10090003" w:tentative="1">
      <w:start w:val="1"/>
      <w:numFmt w:val="bullet"/>
      <w:lvlText w:val="o"/>
      <w:lvlJc w:val="left"/>
      <w:pPr>
        <w:ind w:left="6568" w:hanging="360"/>
      </w:pPr>
      <w:rPr>
        <w:rFonts w:ascii="Courier New" w:hAnsi="Courier New" w:cs="Courier New" w:hint="default"/>
      </w:rPr>
    </w:lvl>
    <w:lvl w:ilvl="5" w:tplc="10090005" w:tentative="1">
      <w:start w:val="1"/>
      <w:numFmt w:val="bullet"/>
      <w:lvlText w:val=""/>
      <w:lvlJc w:val="left"/>
      <w:pPr>
        <w:ind w:left="7288" w:hanging="360"/>
      </w:pPr>
      <w:rPr>
        <w:rFonts w:ascii="Wingdings" w:hAnsi="Wingdings" w:hint="default"/>
      </w:rPr>
    </w:lvl>
    <w:lvl w:ilvl="6" w:tplc="10090001" w:tentative="1">
      <w:start w:val="1"/>
      <w:numFmt w:val="bullet"/>
      <w:lvlText w:val=""/>
      <w:lvlJc w:val="left"/>
      <w:pPr>
        <w:ind w:left="8008" w:hanging="360"/>
      </w:pPr>
      <w:rPr>
        <w:rFonts w:ascii="Symbol" w:hAnsi="Symbol" w:hint="default"/>
      </w:rPr>
    </w:lvl>
    <w:lvl w:ilvl="7" w:tplc="10090003" w:tentative="1">
      <w:start w:val="1"/>
      <w:numFmt w:val="bullet"/>
      <w:lvlText w:val="o"/>
      <w:lvlJc w:val="left"/>
      <w:pPr>
        <w:ind w:left="8728" w:hanging="360"/>
      </w:pPr>
      <w:rPr>
        <w:rFonts w:ascii="Courier New" w:hAnsi="Courier New" w:cs="Courier New" w:hint="default"/>
      </w:rPr>
    </w:lvl>
    <w:lvl w:ilvl="8" w:tplc="10090005" w:tentative="1">
      <w:start w:val="1"/>
      <w:numFmt w:val="bullet"/>
      <w:lvlText w:val=""/>
      <w:lvlJc w:val="left"/>
      <w:pPr>
        <w:ind w:left="9448" w:hanging="360"/>
      </w:pPr>
      <w:rPr>
        <w:rFonts w:ascii="Wingdings" w:hAnsi="Wingdings" w:hint="default"/>
      </w:rPr>
    </w:lvl>
  </w:abstractNum>
  <w:num w:numId="1" w16cid:durableId="764962491">
    <w:abstractNumId w:val="11"/>
  </w:num>
  <w:num w:numId="2" w16cid:durableId="1120875355">
    <w:abstractNumId w:val="15"/>
  </w:num>
  <w:num w:numId="3" w16cid:durableId="1355381224">
    <w:abstractNumId w:val="10"/>
  </w:num>
  <w:num w:numId="4" w16cid:durableId="2703621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7516526">
    <w:abstractNumId w:val="12"/>
  </w:num>
  <w:num w:numId="6" w16cid:durableId="270402846">
    <w:abstractNumId w:val="21"/>
  </w:num>
  <w:num w:numId="7" w16cid:durableId="1810201380">
    <w:abstractNumId w:val="8"/>
  </w:num>
  <w:num w:numId="8" w16cid:durableId="1854109525">
    <w:abstractNumId w:val="21"/>
  </w:num>
  <w:num w:numId="9" w16cid:durableId="472255117">
    <w:abstractNumId w:val="8"/>
  </w:num>
  <w:num w:numId="10" w16cid:durableId="902837260">
    <w:abstractNumId w:val="21"/>
  </w:num>
  <w:num w:numId="11" w16cid:durableId="1254974716">
    <w:abstractNumId w:val="8"/>
  </w:num>
  <w:num w:numId="12" w16cid:durableId="1112285810">
    <w:abstractNumId w:val="26"/>
  </w:num>
  <w:num w:numId="13" w16cid:durableId="627515746">
    <w:abstractNumId w:val="21"/>
  </w:num>
  <w:num w:numId="14" w16cid:durableId="492452325">
    <w:abstractNumId w:val="8"/>
  </w:num>
  <w:num w:numId="15" w16cid:durableId="425225251">
    <w:abstractNumId w:val="6"/>
  </w:num>
  <w:num w:numId="16" w16cid:durableId="698505369">
    <w:abstractNumId w:val="20"/>
  </w:num>
  <w:num w:numId="17" w16cid:durableId="947928769">
    <w:abstractNumId w:val="0"/>
  </w:num>
  <w:num w:numId="18" w16cid:durableId="650410474">
    <w:abstractNumId w:val="21"/>
  </w:num>
  <w:num w:numId="19" w16cid:durableId="284049448">
    <w:abstractNumId w:val="8"/>
  </w:num>
  <w:num w:numId="20" w16cid:durableId="371614762">
    <w:abstractNumId w:val="6"/>
  </w:num>
  <w:num w:numId="21" w16cid:durableId="1745029924">
    <w:abstractNumId w:val="0"/>
  </w:num>
  <w:num w:numId="22" w16cid:durableId="1001932328">
    <w:abstractNumId w:val="4"/>
  </w:num>
  <w:num w:numId="23" w16cid:durableId="196816644">
    <w:abstractNumId w:val="2"/>
  </w:num>
  <w:num w:numId="24" w16cid:durableId="543980236">
    <w:abstractNumId w:val="19"/>
  </w:num>
  <w:num w:numId="25" w16cid:durableId="1747918669">
    <w:abstractNumId w:val="27"/>
  </w:num>
  <w:num w:numId="26" w16cid:durableId="1521504851">
    <w:abstractNumId w:val="25"/>
  </w:num>
  <w:num w:numId="27" w16cid:durableId="1696350525">
    <w:abstractNumId w:val="3"/>
  </w:num>
  <w:num w:numId="28" w16cid:durableId="1062100598">
    <w:abstractNumId w:val="24"/>
  </w:num>
  <w:num w:numId="29" w16cid:durableId="1638604335">
    <w:abstractNumId w:val="17"/>
  </w:num>
  <w:num w:numId="30" w16cid:durableId="427893496">
    <w:abstractNumId w:val="18"/>
  </w:num>
  <w:num w:numId="31" w16cid:durableId="1185899111">
    <w:abstractNumId w:val="7"/>
  </w:num>
  <w:num w:numId="32" w16cid:durableId="374742565">
    <w:abstractNumId w:val="13"/>
  </w:num>
  <w:num w:numId="33" w16cid:durableId="965893705">
    <w:abstractNumId w:val="5"/>
  </w:num>
  <w:num w:numId="34" w16cid:durableId="755446391">
    <w:abstractNumId w:val="14"/>
  </w:num>
  <w:num w:numId="35" w16cid:durableId="853617182">
    <w:abstractNumId w:val="1"/>
  </w:num>
  <w:num w:numId="36" w16cid:durableId="2076467959">
    <w:abstractNumId w:val="23"/>
  </w:num>
  <w:num w:numId="37" w16cid:durableId="174074543">
    <w:abstractNumId w:val="16"/>
  </w:num>
  <w:num w:numId="38" w16cid:durableId="62874039">
    <w:abstractNumId w:val="9"/>
  </w:num>
  <w:num w:numId="39" w16cid:durableId="1402563387">
    <w:abstractNumId w:val="22"/>
  </w:num>
  <w:num w:numId="40" w16cid:durableId="203491867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hmoud Kiasari">
    <w15:presenceInfo w15:providerId="AD" w15:userId="S::mh915628@dal.ca::32341b9a-71dd-4a5f-a9ee-937618117857"/>
  </w15:person>
  <w15:person w15:author="Mahdi Ghaffari">
    <w15:presenceInfo w15:providerId="Windows Live" w15:userId="a22c9784b50ca1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zMDIwMja0NDIxMjRV0lEKTi0uzszPAykwrAUAyJCT3SwAAAA="/>
  </w:docVars>
  <w:rsids>
    <w:rsidRoot w:val="009240F4"/>
    <w:rsid w:val="00000539"/>
    <w:rsid w:val="00004057"/>
    <w:rsid w:val="0000655F"/>
    <w:rsid w:val="000123FA"/>
    <w:rsid w:val="00012C38"/>
    <w:rsid w:val="000132EA"/>
    <w:rsid w:val="000143C6"/>
    <w:rsid w:val="00022CAD"/>
    <w:rsid w:val="00026DCC"/>
    <w:rsid w:val="00027238"/>
    <w:rsid w:val="00031DEC"/>
    <w:rsid w:val="00032C91"/>
    <w:rsid w:val="00036C6C"/>
    <w:rsid w:val="0004090D"/>
    <w:rsid w:val="00040BAE"/>
    <w:rsid w:val="00041E43"/>
    <w:rsid w:val="00041F31"/>
    <w:rsid w:val="000475BF"/>
    <w:rsid w:val="00050408"/>
    <w:rsid w:val="000543EC"/>
    <w:rsid w:val="000574BC"/>
    <w:rsid w:val="00061BB2"/>
    <w:rsid w:val="00063AA0"/>
    <w:rsid w:val="00066496"/>
    <w:rsid w:val="000664A0"/>
    <w:rsid w:val="00067012"/>
    <w:rsid w:val="00072EAB"/>
    <w:rsid w:val="0007300C"/>
    <w:rsid w:val="00074644"/>
    <w:rsid w:val="000754C6"/>
    <w:rsid w:val="00076138"/>
    <w:rsid w:val="000802ED"/>
    <w:rsid w:val="000803BD"/>
    <w:rsid w:val="00082BEA"/>
    <w:rsid w:val="00083ADB"/>
    <w:rsid w:val="000853C4"/>
    <w:rsid w:val="00086D28"/>
    <w:rsid w:val="000874FE"/>
    <w:rsid w:val="000914F4"/>
    <w:rsid w:val="00093436"/>
    <w:rsid w:val="00094E60"/>
    <w:rsid w:val="0009625D"/>
    <w:rsid w:val="000A41F3"/>
    <w:rsid w:val="000B2010"/>
    <w:rsid w:val="000B2395"/>
    <w:rsid w:val="000B4652"/>
    <w:rsid w:val="000B4F46"/>
    <w:rsid w:val="000B5E01"/>
    <w:rsid w:val="000B63EB"/>
    <w:rsid w:val="000C2082"/>
    <w:rsid w:val="000C22B4"/>
    <w:rsid w:val="000C2FD3"/>
    <w:rsid w:val="000C3840"/>
    <w:rsid w:val="000C5FEF"/>
    <w:rsid w:val="000C69ED"/>
    <w:rsid w:val="000D3FB8"/>
    <w:rsid w:val="000E0BFF"/>
    <w:rsid w:val="000E2892"/>
    <w:rsid w:val="000E2F61"/>
    <w:rsid w:val="000E31C2"/>
    <w:rsid w:val="000F124F"/>
    <w:rsid w:val="000F29CC"/>
    <w:rsid w:val="000F2EDC"/>
    <w:rsid w:val="000F5859"/>
    <w:rsid w:val="000F5883"/>
    <w:rsid w:val="0010257D"/>
    <w:rsid w:val="00112A02"/>
    <w:rsid w:val="00113C77"/>
    <w:rsid w:val="001152A4"/>
    <w:rsid w:val="001162B2"/>
    <w:rsid w:val="001229F0"/>
    <w:rsid w:val="001249B5"/>
    <w:rsid w:val="00127588"/>
    <w:rsid w:val="00130023"/>
    <w:rsid w:val="0013073C"/>
    <w:rsid w:val="00131B3F"/>
    <w:rsid w:val="00135D69"/>
    <w:rsid w:val="0013630A"/>
    <w:rsid w:val="00136558"/>
    <w:rsid w:val="00147EDE"/>
    <w:rsid w:val="00151967"/>
    <w:rsid w:val="001603F8"/>
    <w:rsid w:val="00160A3F"/>
    <w:rsid w:val="00164D64"/>
    <w:rsid w:val="00166279"/>
    <w:rsid w:val="0017064F"/>
    <w:rsid w:val="001723E4"/>
    <w:rsid w:val="0017465B"/>
    <w:rsid w:val="00174835"/>
    <w:rsid w:val="00175D7D"/>
    <w:rsid w:val="00182594"/>
    <w:rsid w:val="0018719D"/>
    <w:rsid w:val="00187F80"/>
    <w:rsid w:val="00194406"/>
    <w:rsid w:val="00196742"/>
    <w:rsid w:val="00197FF7"/>
    <w:rsid w:val="001A2DAD"/>
    <w:rsid w:val="001A3B8F"/>
    <w:rsid w:val="001B0350"/>
    <w:rsid w:val="001B73A9"/>
    <w:rsid w:val="001C0F36"/>
    <w:rsid w:val="001C1C66"/>
    <w:rsid w:val="001C3497"/>
    <w:rsid w:val="001E107B"/>
    <w:rsid w:val="001E2AEB"/>
    <w:rsid w:val="001E6FAA"/>
    <w:rsid w:val="001F0750"/>
    <w:rsid w:val="001F0D7A"/>
    <w:rsid w:val="001F2EA0"/>
    <w:rsid w:val="001F3C5B"/>
    <w:rsid w:val="001F47A6"/>
    <w:rsid w:val="001F5DE1"/>
    <w:rsid w:val="001F6133"/>
    <w:rsid w:val="00201BA7"/>
    <w:rsid w:val="002034C9"/>
    <w:rsid w:val="00205FAA"/>
    <w:rsid w:val="00213350"/>
    <w:rsid w:val="002150D1"/>
    <w:rsid w:val="00215A78"/>
    <w:rsid w:val="002167C7"/>
    <w:rsid w:val="00220528"/>
    <w:rsid w:val="00225BC4"/>
    <w:rsid w:val="00226910"/>
    <w:rsid w:val="00227C97"/>
    <w:rsid w:val="00231732"/>
    <w:rsid w:val="002330A8"/>
    <w:rsid w:val="00234678"/>
    <w:rsid w:val="00235068"/>
    <w:rsid w:val="00236CC4"/>
    <w:rsid w:val="002512FE"/>
    <w:rsid w:val="00252633"/>
    <w:rsid w:val="002532C8"/>
    <w:rsid w:val="002542F8"/>
    <w:rsid w:val="00254C09"/>
    <w:rsid w:val="002554D4"/>
    <w:rsid w:val="00261175"/>
    <w:rsid w:val="0026136C"/>
    <w:rsid w:val="00263F7D"/>
    <w:rsid w:val="002748FB"/>
    <w:rsid w:val="00276FD1"/>
    <w:rsid w:val="00277EF5"/>
    <w:rsid w:val="00283531"/>
    <w:rsid w:val="0028616B"/>
    <w:rsid w:val="00290D59"/>
    <w:rsid w:val="00291B11"/>
    <w:rsid w:val="002A4B68"/>
    <w:rsid w:val="002B3650"/>
    <w:rsid w:val="002B7BED"/>
    <w:rsid w:val="002C2622"/>
    <w:rsid w:val="002C6155"/>
    <w:rsid w:val="002D3CBB"/>
    <w:rsid w:val="002D4955"/>
    <w:rsid w:val="002D4C9D"/>
    <w:rsid w:val="002D5762"/>
    <w:rsid w:val="002E1A4B"/>
    <w:rsid w:val="002E7E9F"/>
    <w:rsid w:val="002F0D82"/>
    <w:rsid w:val="002F11DE"/>
    <w:rsid w:val="002F1C37"/>
    <w:rsid w:val="002F3263"/>
    <w:rsid w:val="002F5CF2"/>
    <w:rsid w:val="002F7047"/>
    <w:rsid w:val="00305806"/>
    <w:rsid w:val="003064DC"/>
    <w:rsid w:val="00306E2B"/>
    <w:rsid w:val="0031721B"/>
    <w:rsid w:val="00326141"/>
    <w:rsid w:val="00326693"/>
    <w:rsid w:val="00327A77"/>
    <w:rsid w:val="00327D6C"/>
    <w:rsid w:val="00330E33"/>
    <w:rsid w:val="003323DD"/>
    <w:rsid w:val="00333CEA"/>
    <w:rsid w:val="00336507"/>
    <w:rsid w:val="00342E53"/>
    <w:rsid w:val="003437C0"/>
    <w:rsid w:val="003441D2"/>
    <w:rsid w:val="00354C71"/>
    <w:rsid w:val="00356BB8"/>
    <w:rsid w:val="0036416D"/>
    <w:rsid w:val="00366556"/>
    <w:rsid w:val="00366EFE"/>
    <w:rsid w:val="00370F7D"/>
    <w:rsid w:val="00371D15"/>
    <w:rsid w:val="003726E7"/>
    <w:rsid w:val="00372D3C"/>
    <w:rsid w:val="00372FB6"/>
    <w:rsid w:val="00375CC7"/>
    <w:rsid w:val="003829B9"/>
    <w:rsid w:val="0038301A"/>
    <w:rsid w:val="0038769E"/>
    <w:rsid w:val="00387D6E"/>
    <w:rsid w:val="0039063A"/>
    <w:rsid w:val="00394038"/>
    <w:rsid w:val="00397304"/>
    <w:rsid w:val="003A1793"/>
    <w:rsid w:val="003A3159"/>
    <w:rsid w:val="003A3F9C"/>
    <w:rsid w:val="003A48AD"/>
    <w:rsid w:val="003B0FFA"/>
    <w:rsid w:val="003B384F"/>
    <w:rsid w:val="003B52D1"/>
    <w:rsid w:val="003C2484"/>
    <w:rsid w:val="003C6A46"/>
    <w:rsid w:val="003C7549"/>
    <w:rsid w:val="003C7783"/>
    <w:rsid w:val="003C7B76"/>
    <w:rsid w:val="003D011C"/>
    <w:rsid w:val="003D3BC1"/>
    <w:rsid w:val="003D7110"/>
    <w:rsid w:val="003E44C2"/>
    <w:rsid w:val="003E64E3"/>
    <w:rsid w:val="003E7336"/>
    <w:rsid w:val="00401D30"/>
    <w:rsid w:val="00403F46"/>
    <w:rsid w:val="00407E36"/>
    <w:rsid w:val="004102D8"/>
    <w:rsid w:val="004164D0"/>
    <w:rsid w:val="0041650E"/>
    <w:rsid w:val="00420699"/>
    <w:rsid w:val="00425851"/>
    <w:rsid w:val="0042785D"/>
    <w:rsid w:val="00430009"/>
    <w:rsid w:val="00430619"/>
    <w:rsid w:val="004313DB"/>
    <w:rsid w:val="00431948"/>
    <w:rsid w:val="00440984"/>
    <w:rsid w:val="00441CBD"/>
    <w:rsid w:val="00442467"/>
    <w:rsid w:val="0044419E"/>
    <w:rsid w:val="00445132"/>
    <w:rsid w:val="004457CC"/>
    <w:rsid w:val="0045059D"/>
    <w:rsid w:val="00450BE2"/>
    <w:rsid w:val="00451281"/>
    <w:rsid w:val="004538D0"/>
    <w:rsid w:val="00453EBA"/>
    <w:rsid w:val="004551A1"/>
    <w:rsid w:val="00456BBB"/>
    <w:rsid w:val="00461215"/>
    <w:rsid w:val="00463F5C"/>
    <w:rsid w:val="00471416"/>
    <w:rsid w:val="00473372"/>
    <w:rsid w:val="004736FC"/>
    <w:rsid w:val="00474483"/>
    <w:rsid w:val="0047518D"/>
    <w:rsid w:val="00480A15"/>
    <w:rsid w:val="00481FA3"/>
    <w:rsid w:val="004903F6"/>
    <w:rsid w:val="00490D97"/>
    <w:rsid w:val="00496941"/>
    <w:rsid w:val="004A397F"/>
    <w:rsid w:val="004A466F"/>
    <w:rsid w:val="004A59C9"/>
    <w:rsid w:val="004A5ACF"/>
    <w:rsid w:val="004B7C97"/>
    <w:rsid w:val="004C4CF2"/>
    <w:rsid w:val="004C6C4B"/>
    <w:rsid w:val="004E7FD2"/>
    <w:rsid w:val="004F342E"/>
    <w:rsid w:val="004F3A6F"/>
    <w:rsid w:val="004F4BE4"/>
    <w:rsid w:val="004F4C74"/>
    <w:rsid w:val="004F55D2"/>
    <w:rsid w:val="00502F82"/>
    <w:rsid w:val="00503D54"/>
    <w:rsid w:val="005048E2"/>
    <w:rsid w:val="005061ED"/>
    <w:rsid w:val="0051032C"/>
    <w:rsid w:val="00513620"/>
    <w:rsid w:val="00520425"/>
    <w:rsid w:val="00522E1B"/>
    <w:rsid w:val="00523EC4"/>
    <w:rsid w:val="00525340"/>
    <w:rsid w:val="005306F6"/>
    <w:rsid w:val="00531775"/>
    <w:rsid w:val="005323FE"/>
    <w:rsid w:val="00532938"/>
    <w:rsid w:val="00532966"/>
    <w:rsid w:val="00537F50"/>
    <w:rsid w:val="00543557"/>
    <w:rsid w:val="005435A6"/>
    <w:rsid w:val="00546549"/>
    <w:rsid w:val="00546C56"/>
    <w:rsid w:val="00551055"/>
    <w:rsid w:val="005527B4"/>
    <w:rsid w:val="00556A6B"/>
    <w:rsid w:val="0055736C"/>
    <w:rsid w:val="00560EC9"/>
    <w:rsid w:val="005614EC"/>
    <w:rsid w:val="00571190"/>
    <w:rsid w:val="00571DF4"/>
    <w:rsid w:val="005720BB"/>
    <w:rsid w:val="005723E8"/>
    <w:rsid w:val="005725F6"/>
    <w:rsid w:val="0058294D"/>
    <w:rsid w:val="005844C5"/>
    <w:rsid w:val="0058597C"/>
    <w:rsid w:val="00586845"/>
    <w:rsid w:val="005868FD"/>
    <w:rsid w:val="0059150D"/>
    <w:rsid w:val="0059456B"/>
    <w:rsid w:val="005A3A89"/>
    <w:rsid w:val="005A4A21"/>
    <w:rsid w:val="005A4C38"/>
    <w:rsid w:val="005A4F7B"/>
    <w:rsid w:val="005A6754"/>
    <w:rsid w:val="005A70CE"/>
    <w:rsid w:val="005B008F"/>
    <w:rsid w:val="005B0B9D"/>
    <w:rsid w:val="005B14E5"/>
    <w:rsid w:val="005B1CAF"/>
    <w:rsid w:val="005B2908"/>
    <w:rsid w:val="005B2D15"/>
    <w:rsid w:val="005B782B"/>
    <w:rsid w:val="005C75C4"/>
    <w:rsid w:val="005D00AC"/>
    <w:rsid w:val="005D5404"/>
    <w:rsid w:val="005E296B"/>
    <w:rsid w:val="005E4C33"/>
    <w:rsid w:val="005F1078"/>
    <w:rsid w:val="005F1FD1"/>
    <w:rsid w:val="006020C9"/>
    <w:rsid w:val="0060521E"/>
    <w:rsid w:val="006069F4"/>
    <w:rsid w:val="0060768E"/>
    <w:rsid w:val="006078E2"/>
    <w:rsid w:val="00610001"/>
    <w:rsid w:val="006133CE"/>
    <w:rsid w:val="00615BC7"/>
    <w:rsid w:val="00620A15"/>
    <w:rsid w:val="00622402"/>
    <w:rsid w:val="006230A0"/>
    <w:rsid w:val="00623276"/>
    <w:rsid w:val="00625970"/>
    <w:rsid w:val="00626AB3"/>
    <w:rsid w:val="0063085B"/>
    <w:rsid w:val="006340F6"/>
    <w:rsid w:val="0063622F"/>
    <w:rsid w:val="0063674F"/>
    <w:rsid w:val="006369E9"/>
    <w:rsid w:val="00637132"/>
    <w:rsid w:val="00641F8E"/>
    <w:rsid w:val="00645BD7"/>
    <w:rsid w:val="0065015C"/>
    <w:rsid w:val="00651158"/>
    <w:rsid w:val="0065309A"/>
    <w:rsid w:val="006538F1"/>
    <w:rsid w:val="00653E2B"/>
    <w:rsid w:val="00655E7C"/>
    <w:rsid w:val="00656518"/>
    <w:rsid w:val="006613EB"/>
    <w:rsid w:val="006638B9"/>
    <w:rsid w:val="00665A2E"/>
    <w:rsid w:val="00683D05"/>
    <w:rsid w:val="00684C51"/>
    <w:rsid w:val="00684F03"/>
    <w:rsid w:val="00686AD2"/>
    <w:rsid w:val="00691079"/>
    <w:rsid w:val="00692393"/>
    <w:rsid w:val="00693EA0"/>
    <w:rsid w:val="00695E64"/>
    <w:rsid w:val="006A3F07"/>
    <w:rsid w:val="006A6616"/>
    <w:rsid w:val="006A7653"/>
    <w:rsid w:val="006B2CB1"/>
    <w:rsid w:val="006B3061"/>
    <w:rsid w:val="006B4ABF"/>
    <w:rsid w:val="006B5764"/>
    <w:rsid w:val="006B61A4"/>
    <w:rsid w:val="006B6635"/>
    <w:rsid w:val="006B6B51"/>
    <w:rsid w:val="006B708D"/>
    <w:rsid w:val="006B7256"/>
    <w:rsid w:val="006C2331"/>
    <w:rsid w:val="006C3C9D"/>
    <w:rsid w:val="006C3CAA"/>
    <w:rsid w:val="006C564E"/>
    <w:rsid w:val="006C6493"/>
    <w:rsid w:val="006D2501"/>
    <w:rsid w:val="006D6ADB"/>
    <w:rsid w:val="006D748B"/>
    <w:rsid w:val="006E21E1"/>
    <w:rsid w:val="006E4318"/>
    <w:rsid w:val="006F2AA1"/>
    <w:rsid w:val="006F438F"/>
    <w:rsid w:val="00702611"/>
    <w:rsid w:val="007045DE"/>
    <w:rsid w:val="007105D6"/>
    <w:rsid w:val="007151E4"/>
    <w:rsid w:val="00717151"/>
    <w:rsid w:val="00723478"/>
    <w:rsid w:val="007245B1"/>
    <w:rsid w:val="00724A59"/>
    <w:rsid w:val="00726FCF"/>
    <w:rsid w:val="007306E1"/>
    <w:rsid w:val="00735AAB"/>
    <w:rsid w:val="00740AE2"/>
    <w:rsid w:val="00741743"/>
    <w:rsid w:val="007418BF"/>
    <w:rsid w:val="007430A0"/>
    <w:rsid w:val="00750DBC"/>
    <w:rsid w:val="007534CA"/>
    <w:rsid w:val="007540E8"/>
    <w:rsid w:val="00756428"/>
    <w:rsid w:val="00756ABA"/>
    <w:rsid w:val="00756E9A"/>
    <w:rsid w:val="00761309"/>
    <w:rsid w:val="00763927"/>
    <w:rsid w:val="00765FCE"/>
    <w:rsid w:val="00766B8E"/>
    <w:rsid w:val="00771802"/>
    <w:rsid w:val="0077451B"/>
    <w:rsid w:val="0077659F"/>
    <w:rsid w:val="00781F09"/>
    <w:rsid w:val="007834A0"/>
    <w:rsid w:val="007904A7"/>
    <w:rsid w:val="007919BC"/>
    <w:rsid w:val="007979F2"/>
    <w:rsid w:val="007A3854"/>
    <w:rsid w:val="007A4F3C"/>
    <w:rsid w:val="007A57A3"/>
    <w:rsid w:val="007B3DB3"/>
    <w:rsid w:val="007B6B50"/>
    <w:rsid w:val="007B6B8C"/>
    <w:rsid w:val="007C0AA4"/>
    <w:rsid w:val="007D0886"/>
    <w:rsid w:val="007D2B2B"/>
    <w:rsid w:val="007D407F"/>
    <w:rsid w:val="007D5EA0"/>
    <w:rsid w:val="007D623D"/>
    <w:rsid w:val="007D778C"/>
    <w:rsid w:val="007E07B0"/>
    <w:rsid w:val="007E6A56"/>
    <w:rsid w:val="007E7B26"/>
    <w:rsid w:val="007F526B"/>
    <w:rsid w:val="00800AC1"/>
    <w:rsid w:val="00800D38"/>
    <w:rsid w:val="008012E4"/>
    <w:rsid w:val="00803444"/>
    <w:rsid w:val="00804F18"/>
    <w:rsid w:val="008054B6"/>
    <w:rsid w:val="00812FAE"/>
    <w:rsid w:val="00813E7D"/>
    <w:rsid w:val="00816A1C"/>
    <w:rsid w:val="0082080C"/>
    <w:rsid w:val="00824C27"/>
    <w:rsid w:val="00825910"/>
    <w:rsid w:val="00831A83"/>
    <w:rsid w:val="00831FA2"/>
    <w:rsid w:val="00832398"/>
    <w:rsid w:val="008325B8"/>
    <w:rsid w:val="00832912"/>
    <w:rsid w:val="00832EF4"/>
    <w:rsid w:val="0083334D"/>
    <w:rsid w:val="00841FEE"/>
    <w:rsid w:val="008422C3"/>
    <w:rsid w:val="00844413"/>
    <w:rsid w:val="00853077"/>
    <w:rsid w:val="0085365F"/>
    <w:rsid w:val="00853A88"/>
    <w:rsid w:val="008610B2"/>
    <w:rsid w:val="008639CC"/>
    <w:rsid w:val="0087126F"/>
    <w:rsid w:val="00875C0D"/>
    <w:rsid w:val="008815FD"/>
    <w:rsid w:val="00884B0D"/>
    <w:rsid w:val="00884EEA"/>
    <w:rsid w:val="00891397"/>
    <w:rsid w:val="00893C6D"/>
    <w:rsid w:val="00895B1E"/>
    <w:rsid w:val="00896251"/>
    <w:rsid w:val="008A1A7A"/>
    <w:rsid w:val="008A2009"/>
    <w:rsid w:val="008A231E"/>
    <w:rsid w:val="008A4566"/>
    <w:rsid w:val="008A52E9"/>
    <w:rsid w:val="008A669C"/>
    <w:rsid w:val="008A74CB"/>
    <w:rsid w:val="008A7D36"/>
    <w:rsid w:val="008B0E22"/>
    <w:rsid w:val="008B4F59"/>
    <w:rsid w:val="008B6082"/>
    <w:rsid w:val="008C2AC6"/>
    <w:rsid w:val="008C4420"/>
    <w:rsid w:val="008C731F"/>
    <w:rsid w:val="008C7876"/>
    <w:rsid w:val="008D010A"/>
    <w:rsid w:val="008D5720"/>
    <w:rsid w:val="008E2AE3"/>
    <w:rsid w:val="008E4FF0"/>
    <w:rsid w:val="008E57D6"/>
    <w:rsid w:val="008F2E6C"/>
    <w:rsid w:val="009007D2"/>
    <w:rsid w:val="00902409"/>
    <w:rsid w:val="009048DB"/>
    <w:rsid w:val="00904985"/>
    <w:rsid w:val="00913CD8"/>
    <w:rsid w:val="009143F9"/>
    <w:rsid w:val="00922188"/>
    <w:rsid w:val="0092286C"/>
    <w:rsid w:val="009240F4"/>
    <w:rsid w:val="00930521"/>
    <w:rsid w:val="0093230A"/>
    <w:rsid w:val="00934FEF"/>
    <w:rsid w:val="00935604"/>
    <w:rsid w:val="00937F76"/>
    <w:rsid w:val="0094099E"/>
    <w:rsid w:val="00943365"/>
    <w:rsid w:val="00947D31"/>
    <w:rsid w:val="009500BB"/>
    <w:rsid w:val="00951D54"/>
    <w:rsid w:val="00955312"/>
    <w:rsid w:val="009722A0"/>
    <w:rsid w:val="00972571"/>
    <w:rsid w:val="009725CB"/>
    <w:rsid w:val="00972FF2"/>
    <w:rsid w:val="00975B88"/>
    <w:rsid w:val="00991317"/>
    <w:rsid w:val="0099140B"/>
    <w:rsid w:val="0099195D"/>
    <w:rsid w:val="009925A3"/>
    <w:rsid w:val="00994079"/>
    <w:rsid w:val="0099731B"/>
    <w:rsid w:val="009A094E"/>
    <w:rsid w:val="009A09DF"/>
    <w:rsid w:val="009A1139"/>
    <w:rsid w:val="009A469E"/>
    <w:rsid w:val="009A6988"/>
    <w:rsid w:val="009B1BF6"/>
    <w:rsid w:val="009B65C8"/>
    <w:rsid w:val="009B7AFD"/>
    <w:rsid w:val="009C1430"/>
    <w:rsid w:val="009C2835"/>
    <w:rsid w:val="009C2FA9"/>
    <w:rsid w:val="009D5515"/>
    <w:rsid w:val="009E0A65"/>
    <w:rsid w:val="009E2918"/>
    <w:rsid w:val="009E42FC"/>
    <w:rsid w:val="009E6A52"/>
    <w:rsid w:val="009F20C1"/>
    <w:rsid w:val="009F70E6"/>
    <w:rsid w:val="00A010C5"/>
    <w:rsid w:val="00A0291B"/>
    <w:rsid w:val="00A03F6E"/>
    <w:rsid w:val="00A05AA8"/>
    <w:rsid w:val="00A06C59"/>
    <w:rsid w:val="00A10ECD"/>
    <w:rsid w:val="00A11CF6"/>
    <w:rsid w:val="00A127AC"/>
    <w:rsid w:val="00A1378C"/>
    <w:rsid w:val="00A15240"/>
    <w:rsid w:val="00A22ECC"/>
    <w:rsid w:val="00A2425D"/>
    <w:rsid w:val="00A26316"/>
    <w:rsid w:val="00A3190A"/>
    <w:rsid w:val="00A32BA6"/>
    <w:rsid w:val="00A41624"/>
    <w:rsid w:val="00A41C0C"/>
    <w:rsid w:val="00A42E9E"/>
    <w:rsid w:val="00A51DD4"/>
    <w:rsid w:val="00A529AF"/>
    <w:rsid w:val="00A5388D"/>
    <w:rsid w:val="00A54C80"/>
    <w:rsid w:val="00A54D6E"/>
    <w:rsid w:val="00A566D7"/>
    <w:rsid w:val="00A5723D"/>
    <w:rsid w:val="00A67DBC"/>
    <w:rsid w:val="00A701D0"/>
    <w:rsid w:val="00A75019"/>
    <w:rsid w:val="00A830C7"/>
    <w:rsid w:val="00A84C33"/>
    <w:rsid w:val="00A90D0C"/>
    <w:rsid w:val="00AA0BE0"/>
    <w:rsid w:val="00AA1173"/>
    <w:rsid w:val="00AA22E9"/>
    <w:rsid w:val="00AB302C"/>
    <w:rsid w:val="00AB5BCC"/>
    <w:rsid w:val="00AB5F06"/>
    <w:rsid w:val="00AC23C1"/>
    <w:rsid w:val="00AC4102"/>
    <w:rsid w:val="00AC62BF"/>
    <w:rsid w:val="00AD1AFC"/>
    <w:rsid w:val="00AD2B18"/>
    <w:rsid w:val="00AE0ED7"/>
    <w:rsid w:val="00AE73E9"/>
    <w:rsid w:val="00AF2978"/>
    <w:rsid w:val="00AF2C0C"/>
    <w:rsid w:val="00B01A44"/>
    <w:rsid w:val="00B02627"/>
    <w:rsid w:val="00B033AF"/>
    <w:rsid w:val="00B05651"/>
    <w:rsid w:val="00B1593D"/>
    <w:rsid w:val="00B16ED9"/>
    <w:rsid w:val="00B17D2F"/>
    <w:rsid w:val="00B17DC3"/>
    <w:rsid w:val="00B2204E"/>
    <w:rsid w:val="00B23FAB"/>
    <w:rsid w:val="00B241CC"/>
    <w:rsid w:val="00B27C9E"/>
    <w:rsid w:val="00B27FC2"/>
    <w:rsid w:val="00B3401B"/>
    <w:rsid w:val="00B3589F"/>
    <w:rsid w:val="00B40464"/>
    <w:rsid w:val="00B42C32"/>
    <w:rsid w:val="00B4303E"/>
    <w:rsid w:val="00B46523"/>
    <w:rsid w:val="00B4697F"/>
    <w:rsid w:val="00B472E6"/>
    <w:rsid w:val="00B548E2"/>
    <w:rsid w:val="00B54AEF"/>
    <w:rsid w:val="00B5610A"/>
    <w:rsid w:val="00B56880"/>
    <w:rsid w:val="00B57429"/>
    <w:rsid w:val="00B60D82"/>
    <w:rsid w:val="00B60F00"/>
    <w:rsid w:val="00B62783"/>
    <w:rsid w:val="00B67FBC"/>
    <w:rsid w:val="00B70126"/>
    <w:rsid w:val="00B7155A"/>
    <w:rsid w:val="00B762FD"/>
    <w:rsid w:val="00B847B7"/>
    <w:rsid w:val="00B856A5"/>
    <w:rsid w:val="00B85CE3"/>
    <w:rsid w:val="00B871F8"/>
    <w:rsid w:val="00B90F59"/>
    <w:rsid w:val="00B917DC"/>
    <w:rsid w:val="00B94CD3"/>
    <w:rsid w:val="00B97265"/>
    <w:rsid w:val="00BA3598"/>
    <w:rsid w:val="00BA4F90"/>
    <w:rsid w:val="00BB3F4C"/>
    <w:rsid w:val="00BC39E4"/>
    <w:rsid w:val="00BC4E0E"/>
    <w:rsid w:val="00BD0D93"/>
    <w:rsid w:val="00BD3507"/>
    <w:rsid w:val="00BD3700"/>
    <w:rsid w:val="00BE1DF4"/>
    <w:rsid w:val="00BE4996"/>
    <w:rsid w:val="00BE5097"/>
    <w:rsid w:val="00BE541E"/>
    <w:rsid w:val="00BE5CF0"/>
    <w:rsid w:val="00C0008A"/>
    <w:rsid w:val="00C03432"/>
    <w:rsid w:val="00C05BA5"/>
    <w:rsid w:val="00C05C60"/>
    <w:rsid w:val="00C13D9E"/>
    <w:rsid w:val="00C202D3"/>
    <w:rsid w:val="00C216B2"/>
    <w:rsid w:val="00C21799"/>
    <w:rsid w:val="00C24003"/>
    <w:rsid w:val="00C2481E"/>
    <w:rsid w:val="00C25EAE"/>
    <w:rsid w:val="00C26911"/>
    <w:rsid w:val="00C31539"/>
    <w:rsid w:val="00C332F3"/>
    <w:rsid w:val="00C34AEF"/>
    <w:rsid w:val="00C34F3E"/>
    <w:rsid w:val="00C35A6C"/>
    <w:rsid w:val="00C3799E"/>
    <w:rsid w:val="00C418BC"/>
    <w:rsid w:val="00C43E58"/>
    <w:rsid w:val="00C5103B"/>
    <w:rsid w:val="00C570DE"/>
    <w:rsid w:val="00C63030"/>
    <w:rsid w:val="00C635AF"/>
    <w:rsid w:val="00C63A02"/>
    <w:rsid w:val="00C66BF3"/>
    <w:rsid w:val="00C671BA"/>
    <w:rsid w:val="00C75774"/>
    <w:rsid w:val="00C75D16"/>
    <w:rsid w:val="00C84035"/>
    <w:rsid w:val="00C92A82"/>
    <w:rsid w:val="00C96179"/>
    <w:rsid w:val="00CA66C3"/>
    <w:rsid w:val="00CA7392"/>
    <w:rsid w:val="00CA7504"/>
    <w:rsid w:val="00CB0DB5"/>
    <w:rsid w:val="00CB2EAF"/>
    <w:rsid w:val="00CB57FC"/>
    <w:rsid w:val="00CC1C99"/>
    <w:rsid w:val="00CE2738"/>
    <w:rsid w:val="00CE40EA"/>
    <w:rsid w:val="00CE68B2"/>
    <w:rsid w:val="00CE6E27"/>
    <w:rsid w:val="00CE7085"/>
    <w:rsid w:val="00CF011B"/>
    <w:rsid w:val="00CF060A"/>
    <w:rsid w:val="00CF5230"/>
    <w:rsid w:val="00D01891"/>
    <w:rsid w:val="00D06D1C"/>
    <w:rsid w:val="00D11881"/>
    <w:rsid w:val="00D14FF3"/>
    <w:rsid w:val="00D1700B"/>
    <w:rsid w:val="00D23B31"/>
    <w:rsid w:val="00D3075C"/>
    <w:rsid w:val="00D35E04"/>
    <w:rsid w:val="00D406D7"/>
    <w:rsid w:val="00D41014"/>
    <w:rsid w:val="00D44201"/>
    <w:rsid w:val="00D46BCE"/>
    <w:rsid w:val="00D51B7B"/>
    <w:rsid w:val="00D5332A"/>
    <w:rsid w:val="00D56227"/>
    <w:rsid w:val="00D56CA0"/>
    <w:rsid w:val="00D61793"/>
    <w:rsid w:val="00D665B8"/>
    <w:rsid w:val="00D75011"/>
    <w:rsid w:val="00D8140E"/>
    <w:rsid w:val="00D91907"/>
    <w:rsid w:val="00D91A3B"/>
    <w:rsid w:val="00DA13B9"/>
    <w:rsid w:val="00DA3A8B"/>
    <w:rsid w:val="00DA528E"/>
    <w:rsid w:val="00DA5A24"/>
    <w:rsid w:val="00DA5E74"/>
    <w:rsid w:val="00DB5620"/>
    <w:rsid w:val="00DB7FCF"/>
    <w:rsid w:val="00DC2C7E"/>
    <w:rsid w:val="00DC37F2"/>
    <w:rsid w:val="00DC6E55"/>
    <w:rsid w:val="00DC7EC0"/>
    <w:rsid w:val="00DD268A"/>
    <w:rsid w:val="00DD3CEA"/>
    <w:rsid w:val="00DD7A17"/>
    <w:rsid w:val="00DE0BDE"/>
    <w:rsid w:val="00DE15D6"/>
    <w:rsid w:val="00DE3510"/>
    <w:rsid w:val="00DE4698"/>
    <w:rsid w:val="00DE4B4B"/>
    <w:rsid w:val="00DE579C"/>
    <w:rsid w:val="00DF3F02"/>
    <w:rsid w:val="00DF7BCE"/>
    <w:rsid w:val="00E00DE2"/>
    <w:rsid w:val="00E02D15"/>
    <w:rsid w:val="00E04178"/>
    <w:rsid w:val="00E0508E"/>
    <w:rsid w:val="00E05167"/>
    <w:rsid w:val="00E10552"/>
    <w:rsid w:val="00E16280"/>
    <w:rsid w:val="00E16564"/>
    <w:rsid w:val="00E17D10"/>
    <w:rsid w:val="00E2068F"/>
    <w:rsid w:val="00E315D3"/>
    <w:rsid w:val="00E3272C"/>
    <w:rsid w:val="00E41AFC"/>
    <w:rsid w:val="00E43CFB"/>
    <w:rsid w:val="00E44114"/>
    <w:rsid w:val="00E44C9B"/>
    <w:rsid w:val="00E45A72"/>
    <w:rsid w:val="00E461E9"/>
    <w:rsid w:val="00E47CE8"/>
    <w:rsid w:val="00E52996"/>
    <w:rsid w:val="00E549D8"/>
    <w:rsid w:val="00E647FB"/>
    <w:rsid w:val="00E71EE9"/>
    <w:rsid w:val="00E73E07"/>
    <w:rsid w:val="00E811A3"/>
    <w:rsid w:val="00E94043"/>
    <w:rsid w:val="00E96B3A"/>
    <w:rsid w:val="00E971B2"/>
    <w:rsid w:val="00EA050F"/>
    <w:rsid w:val="00EA29BF"/>
    <w:rsid w:val="00EA35CE"/>
    <w:rsid w:val="00EB2730"/>
    <w:rsid w:val="00EB2926"/>
    <w:rsid w:val="00EB3243"/>
    <w:rsid w:val="00EB355B"/>
    <w:rsid w:val="00EC5900"/>
    <w:rsid w:val="00ED74EC"/>
    <w:rsid w:val="00EE0CCE"/>
    <w:rsid w:val="00EE3C84"/>
    <w:rsid w:val="00EE57A3"/>
    <w:rsid w:val="00EF62B5"/>
    <w:rsid w:val="00EF6885"/>
    <w:rsid w:val="00F0123C"/>
    <w:rsid w:val="00F047C3"/>
    <w:rsid w:val="00F065A9"/>
    <w:rsid w:val="00F06833"/>
    <w:rsid w:val="00F07A2C"/>
    <w:rsid w:val="00F117B9"/>
    <w:rsid w:val="00F161C2"/>
    <w:rsid w:val="00F25CA1"/>
    <w:rsid w:val="00F26177"/>
    <w:rsid w:val="00F30C86"/>
    <w:rsid w:val="00F31052"/>
    <w:rsid w:val="00F324A8"/>
    <w:rsid w:val="00F325CC"/>
    <w:rsid w:val="00F35876"/>
    <w:rsid w:val="00F359A2"/>
    <w:rsid w:val="00F35EBB"/>
    <w:rsid w:val="00F4128A"/>
    <w:rsid w:val="00F41B15"/>
    <w:rsid w:val="00F42B0E"/>
    <w:rsid w:val="00F42E7B"/>
    <w:rsid w:val="00F52187"/>
    <w:rsid w:val="00F54919"/>
    <w:rsid w:val="00F57F6A"/>
    <w:rsid w:val="00F603D1"/>
    <w:rsid w:val="00F613EC"/>
    <w:rsid w:val="00F6549E"/>
    <w:rsid w:val="00F65793"/>
    <w:rsid w:val="00F676D9"/>
    <w:rsid w:val="00F67DA9"/>
    <w:rsid w:val="00F746BC"/>
    <w:rsid w:val="00F77B30"/>
    <w:rsid w:val="00F83141"/>
    <w:rsid w:val="00F8372F"/>
    <w:rsid w:val="00F847FC"/>
    <w:rsid w:val="00F848A6"/>
    <w:rsid w:val="00F8566F"/>
    <w:rsid w:val="00F85C25"/>
    <w:rsid w:val="00F9400C"/>
    <w:rsid w:val="00FA04F2"/>
    <w:rsid w:val="00FA185B"/>
    <w:rsid w:val="00FA3B13"/>
    <w:rsid w:val="00FA6F82"/>
    <w:rsid w:val="00FA7447"/>
    <w:rsid w:val="00FB1579"/>
    <w:rsid w:val="00FB1EDE"/>
    <w:rsid w:val="00FB21F5"/>
    <w:rsid w:val="00FB22E5"/>
    <w:rsid w:val="00FB4FBA"/>
    <w:rsid w:val="00FB6E0E"/>
    <w:rsid w:val="00FC1601"/>
    <w:rsid w:val="00FC4217"/>
    <w:rsid w:val="00FD2E4E"/>
    <w:rsid w:val="00FD44FE"/>
    <w:rsid w:val="00FD57C1"/>
    <w:rsid w:val="00FD7576"/>
    <w:rsid w:val="00FE2A3A"/>
    <w:rsid w:val="00FF2A0C"/>
    <w:rsid w:val="00FF31EF"/>
    <w:rsid w:val="00FF32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E4E2E7"/>
  <w15:chartTrackingRefBased/>
  <w15:docId w15:val="{4877D9EF-7404-471F-AC7C-51F698CA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436"/>
    <w:pPr>
      <w:spacing w:line="260" w:lineRule="atLeast"/>
      <w:jc w:val="both"/>
    </w:pPr>
    <w:rPr>
      <w:rFonts w:ascii="Palatino Linotype" w:hAnsi="Palatino Linotype"/>
      <w:color w:val="000000"/>
    </w:rPr>
  </w:style>
  <w:style w:type="paragraph" w:styleId="Heading2">
    <w:name w:val="heading 2"/>
    <w:basedOn w:val="Normal"/>
    <w:next w:val="Normal"/>
    <w:link w:val="Heading2Char"/>
    <w:unhideWhenUsed/>
    <w:qFormat/>
    <w:rsid w:val="0060521E"/>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C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A11CF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A11CF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A11CF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A11CF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A11CF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A11CF6"/>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A11CF6"/>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A11CF6"/>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42E7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11CF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A11CF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A11CF6"/>
    <w:rPr>
      <w:rFonts w:ascii="Palatino Linotype" w:hAnsi="Palatino Linotype"/>
      <w:noProof/>
      <w:color w:val="000000"/>
      <w:szCs w:val="18"/>
    </w:rPr>
  </w:style>
  <w:style w:type="paragraph" w:styleId="Header">
    <w:name w:val="header"/>
    <w:basedOn w:val="Normal"/>
    <w:link w:val="HeaderChar"/>
    <w:uiPriority w:val="99"/>
    <w:rsid w:val="00A11CF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A11CF6"/>
    <w:rPr>
      <w:rFonts w:ascii="Palatino Linotype" w:hAnsi="Palatino Linotype"/>
      <w:noProof/>
      <w:color w:val="000000"/>
      <w:szCs w:val="18"/>
    </w:rPr>
  </w:style>
  <w:style w:type="paragraph" w:customStyle="1" w:styleId="MDPIheaderjournallogo">
    <w:name w:val="MDPI_header_journal_logo"/>
    <w:qFormat/>
    <w:rsid w:val="00A11CF6"/>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A11CF6"/>
    <w:pPr>
      <w:ind w:firstLine="0"/>
    </w:pPr>
  </w:style>
  <w:style w:type="paragraph" w:customStyle="1" w:styleId="MDPI31text">
    <w:name w:val="MDPI_3.1_text"/>
    <w:qFormat/>
    <w:rsid w:val="001E107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A11CF6"/>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A11CF6"/>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A11CF6"/>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A11CF6"/>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323FE"/>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323FE"/>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A11CF6"/>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11CF6"/>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A11CF6"/>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010C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A11CF6"/>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A11CF6"/>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A11CF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A11CF6"/>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A11CF6"/>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footerfirstpage">
    <w:name w:val="MDPI_footer_firstpage"/>
    <w:qFormat/>
    <w:rsid w:val="00A11CF6"/>
    <w:pPr>
      <w:tabs>
        <w:tab w:val="right" w:pos="8845"/>
      </w:tabs>
      <w:spacing w:line="160" w:lineRule="exact"/>
    </w:pPr>
    <w:rPr>
      <w:rFonts w:ascii="Palatino Linotype" w:eastAsia="Times New Roman" w:hAnsi="Palatino Linotype"/>
      <w:color w:val="000000"/>
      <w:sz w:val="16"/>
      <w:lang w:eastAsia="de-DE"/>
    </w:rPr>
  </w:style>
  <w:style w:type="paragraph" w:customStyle="1" w:styleId="MDPI23heading3">
    <w:name w:val="MDPI_2.3_heading3"/>
    <w:qFormat/>
    <w:rsid w:val="00A11CF6"/>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A11CF6"/>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A11CF6"/>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032C91"/>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A11CF6"/>
    <w:rPr>
      <w:rFonts w:cs="Tahoma"/>
      <w:szCs w:val="18"/>
    </w:rPr>
  </w:style>
  <w:style w:type="character" w:customStyle="1" w:styleId="BalloonTextChar">
    <w:name w:val="Balloon Text Char"/>
    <w:link w:val="BalloonText"/>
    <w:uiPriority w:val="99"/>
    <w:rsid w:val="00A11CF6"/>
    <w:rPr>
      <w:rFonts w:ascii="Palatino Linotype" w:hAnsi="Palatino Linotype" w:cs="Tahoma"/>
      <w:noProof/>
      <w:color w:val="000000"/>
      <w:szCs w:val="18"/>
    </w:rPr>
  </w:style>
  <w:style w:type="character" w:styleId="LineNumber">
    <w:name w:val="line number"/>
    <w:uiPriority w:val="99"/>
    <w:rsid w:val="00D91907"/>
    <w:rPr>
      <w:rFonts w:ascii="Palatino Linotype" w:hAnsi="Palatino Linotype"/>
      <w:sz w:val="16"/>
    </w:rPr>
  </w:style>
  <w:style w:type="table" w:customStyle="1" w:styleId="MDPI41threelinetable">
    <w:name w:val="MDPI_4.1_three_line_table"/>
    <w:basedOn w:val="TableNormal"/>
    <w:uiPriority w:val="99"/>
    <w:rsid w:val="00A11CF6"/>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A11CF6"/>
    <w:rPr>
      <w:color w:val="0000FF"/>
      <w:u w:val="single"/>
    </w:rPr>
  </w:style>
  <w:style w:type="character" w:styleId="UnresolvedMention">
    <w:name w:val="Unresolved Mention"/>
    <w:uiPriority w:val="99"/>
    <w:semiHidden/>
    <w:unhideWhenUsed/>
    <w:rsid w:val="00474483"/>
    <w:rPr>
      <w:color w:val="605E5C"/>
      <w:shd w:val="clear" w:color="auto" w:fill="E1DFDD"/>
    </w:rPr>
  </w:style>
  <w:style w:type="table" w:styleId="PlainTable4">
    <w:name w:val="Plain Table 4"/>
    <w:basedOn w:val="TableNormal"/>
    <w:uiPriority w:val="44"/>
    <w:rsid w:val="004424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A11CF6"/>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A11CF6"/>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A11CF6"/>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35E04"/>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A11CF6"/>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A11CF6"/>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A11CF6"/>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47CE8"/>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A11CF6"/>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A11CF6"/>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A11CF6"/>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header">
    <w:name w:val="MDPI_header"/>
    <w:qFormat/>
    <w:rsid w:val="00A11CF6"/>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A11CF6"/>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A11CF6"/>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A11CF6"/>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A11CF6"/>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A11CF6"/>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A11CF6"/>
  </w:style>
  <w:style w:type="paragraph" w:styleId="Bibliography">
    <w:name w:val="Bibliography"/>
    <w:basedOn w:val="Normal"/>
    <w:next w:val="Normal"/>
    <w:uiPriority w:val="37"/>
    <w:semiHidden/>
    <w:unhideWhenUsed/>
    <w:rsid w:val="00A11CF6"/>
  </w:style>
  <w:style w:type="paragraph" w:styleId="BodyText">
    <w:name w:val="Body Text"/>
    <w:link w:val="BodyTextChar"/>
    <w:rsid w:val="00A11CF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A11CF6"/>
    <w:rPr>
      <w:rFonts w:ascii="Palatino Linotype" w:hAnsi="Palatino Linotype"/>
      <w:color w:val="000000"/>
      <w:sz w:val="24"/>
      <w:lang w:eastAsia="de-DE"/>
    </w:rPr>
  </w:style>
  <w:style w:type="character" w:styleId="CommentReference">
    <w:name w:val="annotation reference"/>
    <w:rsid w:val="00A11CF6"/>
    <w:rPr>
      <w:sz w:val="21"/>
      <w:szCs w:val="21"/>
    </w:rPr>
  </w:style>
  <w:style w:type="paragraph" w:styleId="CommentText">
    <w:name w:val="annotation text"/>
    <w:basedOn w:val="Normal"/>
    <w:link w:val="CommentTextChar"/>
    <w:rsid w:val="00A11CF6"/>
  </w:style>
  <w:style w:type="character" w:customStyle="1" w:styleId="CommentTextChar">
    <w:name w:val="Comment Text Char"/>
    <w:link w:val="CommentText"/>
    <w:rsid w:val="00A11CF6"/>
    <w:rPr>
      <w:rFonts w:ascii="Palatino Linotype" w:hAnsi="Palatino Linotype"/>
      <w:noProof/>
      <w:color w:val="000000"/>
    </w:rPr>
  </w:style>
  <w:style w:type="paragraph" w:styleId="CommentSubject">
    <w:name w:val="annotation subject"/>
    <w:basedOn w:val="CommentText"/>
    <w:next w:val="CommentText"/>
    <w:link w:val="CommentSubjectChar"/>
    <w:rsid w:val="00A11CF6"/>
    <w:rPr>
      <w:b/>
      <w:bCs/>
    </w:rPr>
  </w:style>
  <w:style w:type="character" w:customStyle="1" w:styleId="CommentSubjectChar">
    <w:name w:val="Comment Subject Char"/>
    <w:link w:val="CommentSubject"/>
    <w:rsid w:val="00A11CF6"/>
    <w:rPr>
      <w:rFonts w:ascii="Palatino Linotype" w:hAnsi="Palatino Linotype"/>
      <w:b/>
      <w:bCs/>
      <w:noProof/>
      <w:color w:val="000000"/>
    </w:rPr>
  </w:style>
  <w:style w:type="character" w:styleId="EndnoteReference">
    <w:name w:val="endnote reference"/>
    <w:rsid w:val="00A11CF6"/>
    <w:rPr>
      <w:vertAlign w:val="superscript"/>
    </w:rPr>
  </w:style>
  <w:style w:type="paragraph" w:styleId="EndnoteText">
    <w:name w:val="endnote text"/>
    <w:basedOn w:val="Normal"/>
    <w:link w:val="EndnoteTextChar"/>
    <w:semiHidden/>
    <w:unhideWhenUsed/>
    <w:rsid w:val="00A11CF6"/>
    <w:pPr>
      <w:spacing w:line="240" w:lineRule="auto"/>
    </w:pPr>
  </w:style>
  <w:style w:type="character" w:customStyle="1" w:styleId="EndnoteTextChar">
    <w:name w:val="Endnote Text Char"/>
    <w:link w:val="EndnoteText"/>
    <w:semiHidden/>
    <w:rsid w:val="00A11CF6"/>
    <w:rPr>
      <w:rFonts w:ascii="Palatino Linotype" w:hAnsi="Palatino Linotype"/>
      <w:noProof/>
      <w:color w:val="000000"/>
    </w:rPr>
  </w:style>
  <w:style w:type="character" w:styleId="FollowedHyperlink">
    <w:name w:val="FollowedHyperlink"/>
    <w:rsid w:val="00A11CF6"/>
    <w:rPr>
      <w:color w:val="954F72"/>
      <w:u w:val="single"/>
    </w:rPr>
  </w:style>
  <w:style w:type="paragraph" w:styleId="FootnoteText">
    <w:name w:val="footnote text"/>
    <w:basedOn w:val="Normal"/>
    <w:link w:val="FootnoteTextChar"/>
    <w:semiHidden/>
    <w:unhideWhenUsed/>
    <w:rsid w:val="00A11CF6"/>
    <w:pPr>
      <w:spacing w:line="240" w:lineRule="auto"/>
    </w:pPr>
  </w:style>
  <w:style w:type="character" w:customStyle="1" w:styleId="FootnoteTextChar">
    <w:name w:val="Footnote Text Char"/>
    <w:link w:val="FootnoteText"/>
    <w:semiHidden/>
    <w:rsid w:val="00A11CF6"/>
    <w:rPr>
      <w:rFonts w:ascii="Palatino Linotype" w:hAnsi="Palatino Linotype"/>
      <w:noProof/>
      <w:color w:val="000000"/>
    </w:rPr>
  </w:style>
  <w:style w:type="paragraph" w:styleId="NormalWeb">
    <w:name w:val="Normal (Web)"/>
    <w:basedOn w:val="Normal"/>
    <w:uiPriority w:val="99"/>
    <w:rsid w:val="00A11CF6"/>
    <w:rPr>
      <w:szCs w:val="24"/>
    </w:rPr>
  </w:style>
  <w:style w:type="paragraph" w:customStyle="1" w:styleId="MsoFootnoteText0">
    <w:name w:val="MsoFootnoteText"/>
    <w:basedOn w:val="NormalWeb"/>
    <w:qFormat/>
    <w:rsid w:val="00A11CF6"/>
    <w:rPr>
      <w:rFonts w:ascii="Times New Roman" w:hAnsi="Times New Roman"/>
    </w:rPr>
  </w:style>
  <w:style w:type="character" w:styleId="PageNumber">
    <w:name w:val="page number"/>
    <w:rsid w:val="00A11CF6"/>
  </w:style>
  <w:style w:type="character" w:styleId="PlaceholderText">
    <w:name w:val="Placeholder Text"/>
    <w:uiPriority w:val="99"/>
    <w:semiHidden/>
    <w:rsid w:val="00A11CF6"/>
    <w:rPr>
      <w:color w:val="808080"/>
    </w:rPr>
  </w:style>
  <w:style w:type="paragraph" w:customStyle="1" w:styleId="MDPI71FootNotes">
    <w:name w:val="MDPI_7.1_FootNotes"/>
    <w:qFormat/>
    <w:rsid w:val="00225BC4"/>
    <w:pPr>
      <w:numPr>
        <w:numId w:val="21"/>
      </w:numPr>
      <w:adjustRightInd w:val="0"/>
      <w:snapToGrid w:val="0"/>
      <w:spacing w:line="228" w:lineRule="auto"/>
    </w:pPr>
    <w:rPr>
      <w:rFonts w:ascii="Palatino Linotype" w:eastAsiaTheme="minorEastAsia" w:hAnsi="Palatino Linotype"/>
      <w:noProof/>
      <w:color w:val="000000"/>
      <w:sz w:val="18"/>
    </w:rPr>
  </w:style>
  <w:style w:type="character" w:customStyle="1" w:styleId="Heading2Char">
    <w:name w:val="Heading 2 Char"/>
    <w:basedOn w:val="DefaultParagraphFont"/>
    <w:link w:val="Heading2"/>
    <w:rsid w:val="0060521E"/>
    <w:rPr>
      <w:rFonts w:asciiTheme="majorHAnsi" w:eastAsiaTheme="majorEastAsia" w:hAnsiTheme="majorHAnsi" w:cstheme="majorBidi"/>
      <w:color w:val="2F5496" w:themeColor="accent1" w:themeShade="BF"/>
      <w:kern w:val="2"/>
      <w:sz w:val="32"/>
      <w:szCs w:val="32"/>
      <w:lang w:val="en-CA" w:eastAsia="en-US"/>
      <w14:ligatures w14:val="standardContextual"/>
    </w:rPr>
  </w:style>
  <w:style w:type="paragraph" w:styleId="Revision">
    <w:name w:val="Revision"/>
    <w:hidden/>
    <w:uiPriority w:val="99"/>
    <w:semiHidden/>
    <w:rsid w:val="001F47A6"/>
    <w:rPr>
      <w:rFonts w:ascii="Palatino Linotype" w:hAnsi="Palatino Linotype"/>
      <w:color w:val="000000"/>
    </w:rPr>
  </w:style>
  <w:style w:type="paragraph" w:styleId="ListParagraph">
    <w:name w:val="List Paragraph"/>
    <w:basedOn w:val="Normal"/>
    <w:uiPriority w:val="34"/>
    <w:qFormat/>
    <w:rsid w:val="000803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079038">
      <w:bodyDiv w:val="1"/>
      <w:marLeft w:val="0"/>
      <w:marRight w:val="0"/>
      <w:marTop w:val="0"/>
      <w:marBottom w:val="0"/>
      <w:divBdr>
        <w:top w:val="none" w:sz="0" w:space="0" w:color="auto"/>
        <w:left w:val="none" w:sz="0" w:space="0" w:color="auto"/>
        <w:bottom w:val="none" w:sz="0" w:space="0" w:color="auto"/>
        <w:right w:val="none" w:sz="0" w:space="0" w:color="auto"/>
      </w:divBdr>
    </w:div>
    <w:div w:id="316542166">
      <w:bodyDiv w:val="1"/>
      <w:marLeft w:val="0"/>
      <w:marRight w:val="0"/>
      <w:marTop w:val="0"/>
      <w:marBottom w:val="0"/>
      <w:divBdr>
        <w:top w:val="none" w:sz="0" w:space="0" w:color="auto"/>
        <w:left w:val="none" w:sz="0" w:space="0" w:color="auto"/>
        <w:bottom w:val="none" w:sz="0" w:space="0" w:color="auto"/>
        <w:right w:val="none" w:sz="0" w:space="0" w:color="auto"/>
      </w:divBdr>
    </w:div>
    <w:div w:id="325401646">
      <w:bodyDiv w:val="1"/>
      <w:marLeft w:val="0"/>
      <w:marRight w:val="0"/>
      <w:marTop w:val="0"/>
      <w:marBottom w:val="0"/>
      <w:divBdr>
        <w:top w:val="none" w:sz="0" w:space="0" w:color="auto"/>
        <w:left w:val="none" w:sz="0" w:space="0" w:color="auto"/>
        <w:bottom w:val="none" w:sz="0" w:space="0" w:color="auto"/>
        <w:right w:val="none" w:sz="0" w:space="0" w:color="auto"/>
      </w:divBdr>
    </w:div>
    <w:div w:id="360009313">
      <w:bodyDiv w:val="1"/>
      <w:marLeft w:val="0"/>
      <w:marRight w:val="0"/>
      <w:marTop w:val="0"/>
      <w:marBottom w:val="0"/>
      <w:divBdr>
        <w:top w:val="none" w:sz="0" w:space="0" w:color="auto"/>
        <w:left w:val="none" w:sz="0" w:space="0" w:color="auto"/>
        <w:bottom w:val="none" w:sz="0" w:space="0" w:color="auto"/>
        <w:right w:val="none" w:sz="0" w:space="0" w:color="auto"/>
      </w:divBdr>
    </w:div>
    <w:div w:id="520095835">
      <w:bodyDiv w:val="1"/>
      <w:marLeft w:val="0"/>
      <w:marRight w:val="0"/>
      <w:marTop w:val="0"/>
      <w:marBottom w:val="0"/>
      <w:divBdr>
        <w:top w:val="none" w:sz="0" w:space="0" w:color="auto"/>
        <w:left w:val="none" w:sz="0" w:space="0" w:color="auto"/>
        <w:bottom w:val="none" w:sz="0" w:space="0" w:color="auto"/>
        <w:right w:val="none" w:sz="0" w:space="0" w:color="auto"/>
      </w:divBdr>
    </w:div>
    <w:div w:id="604264844">
      <w:bodyDiv w:val="1"/>
      <w:marLeft w:val="0"/>
      <w:marRight w:val="0"/>
      <w:marTop w:val="0"/>
      <w:marBottom w:val="0"/>
      <w:divBdr>
        <w:top w:val="none" w:sz="0" w:space="0" w:color="auto"/>
        <w:left w:val="none" w:sz="0" w:space="0" w:color="auto"/>
        <w:bottom w:val="none" w:sz="0" w:space="0" w:color="auto"/>
        <w:right w:val="none" w:sz="0" w:space="0" w:color="auto"/>
      </w:divBdr>
    </w:div>
    <w:div w:id="727801098">
      <w:bodyDiv w:val="1"/>
      <w:marLeft w:val="0"/>
      <w:marRight w:val="0"/>
      <w:marTop w:val="0"/>
      <w:marBottom w:val="0"/>
      <w:divBdr>
        <w:top w:val="none" w:sz="0" w:space="0" w:color="auto"/>
        <w:left w:val="none" w:sz="0" w:space="0" w:color="auto"/>
        <w:bottom w:val="none" w:sz="0" w:space="0" w:color="auto"/>
        <w:right w:val="none" w:sz="0" w:space="0" w:color="auto"/>
      </w:divBdr>
    </w:div>
    <w:div w:id="784932663">
      <w:bodyDiv w:val="1"/>
      <w:marLeft w:val="0"/>
      <w:marRight w:val="0"/>
      <w:marTop w:val="0"/>
      <w:marBottom w:val="0"/>
      <w:divBdr>
        <w:top w:val="none" w:sz="0" w:space="0" w:color="auto"/>
        <w:left w:val="none" w:sz="0" w:space="0" w:color="auto"/>
        <w:bottom w:val="none" w:sz="0" w:space="0" w:color="auto"/>
        <w:right w:val="none" w:sz="0" w:space="0" w:color="auto"/>
      </w:divBdr>
    </w:div>
    <w:div w:id="791096245">
      <w:bodyDiv w:val="1"/>
      <w:marLeft w:val="0"/>
      <w:marRight w:val="0"/>
      <w:marTop w:val="0"/>
      <w:marBottom w:val="0"/>
      <w:divBdr>
        <w:top w:val="none" w:sz="0" w:space="0" w:color="auto"/>
        <w:left w:val="none" w:sz="0" w:space="0" w:color="auto"/>
        <w:bottom w:val="none" w:sz="0" w:space="0" w:color="auto"/>
        <w:right w:val="none" w:sz="0" w:space="0" w:color="auto"/>
      </w:divBdr>
    </w:div>
    <w:div w:id="794717853">
      <w:bodyDiv w:val="1"/>
      <w:marLeft w:val="0"/>
      <w:marRight w:val="0"/>
      <w:marTop w:val="0"/>
      <w:marBottom w:val="0"/>
      <w:divBdr>
        <w:top w:val="none" w:sz="0" w:space="0" w:color="auto"/>
        <w:left w:val="none" w:sz="0" w:space="0" w:color="auto"/>
        <w:bottom w:val="none" w:sz="0" w:space="0" w:color="auto"/>
        <w:right w:val="none" w:sz="0" w:space="0" w:color="auto"/>
      </w:divBdr>
    </w:div>
    <w:div w:id="1015381961">
      <w:bodyDiv w:val="1"/>
      <w:marLeft w:val="0"/>
      <w:marRight w:val="0"/>
      <w:marTop w:val="0"/>
      <w:marBottom w:val="0"/>
      <w:divBdr>
        <w:top w:val="none" w:sz="0" w:space="0" w:color="auto"/>
        <w:left w:val="none" w:sz="0" w:space="0" w:color="auto"/>
        <w:bottom w:val="none" w:sz="0" w:space="0" w:color="auto"/>
        <w:right w:val="none" w:sz="0" w:space="0" w:color="auto"/>
      </w:divBdr>
    </w:div>
    <w:div w:id="1629773327">
      <w:bodyDiv w:val="1"/>
      <w:marLeft w:val="0"/>
      <w:marRight w:val="0"/>
      <w:marTop w:val="0"/>
      <w:marBottom w:val="0"/>
      <w:divBdr>
        <w:top w:val="none" w:sz="0" w:space="0" w:color="auto"/>
        <w:left w:val="none" w:sz="0" w:space="0" w:color="auto"/>
        <w:bottom w:val="none" w:sz="0" w:space="0" w:color="auto"/>
        <w:right w:val="none" w:sz="0" w:space="0" w:color="auto"/>
      </w:divBdr>
    </w:div>
    <w:div w:id="1654486504">
      <w:bodyDiv w:val="1"/>
      <w:marLeft w:val="0"/>
      <w:marRight w:val="0"/>
      <w:marTop w:val="0"/>
      <w:marBottom w:val="0"/>
      <w:divBdr>
        <w:top w:val="none" w:sz="0" w:space="0" w:color="auto"/>
        <w:left w:val="none" w:sz="0" w:space="0" w:color="auto"/>
        <w:bottom w:val="none" w:sz="0" w:space="0" w:color="auto"/>
        <w:right w:val="none" w:sz="0" w:space="0" w:color="auto"/>
      </w:divBdr>
    </w:div>
    <w:div w:id="1672442496">
      <w:bodyDiv w:val="1"/>
      <w:marLeft w:val="0"/>
      <w:marRight w:val="0"/>
      <w:marTop w:val="0"/>
      <w:marBottom w:val="0"/>
      <w:divBdr>
        <w:top w:val="none" w:sz="0" w:space="0" w:color="auto"/>
        <w:left w:val="none" w:sz="0" w:space="0" w:color="auto"/>
        <w:bottom w:val="none" w:sz="0" w:space="0" w:color="auto"/>
        <w:right w:val="none" w:sz="0" w:space="0" w:color="auto"/>
      </w:divBdr>
    </w:div>
    <w:div w:id="1692417105">
      <w:bodyDiv w:val="1"/>
      <w:marLeft w:val="0"/>
      <w:marRight w:val="0"/>
      <w:marTop w:val="0"/>
      <w:marBottom w:val="0"/>
      <w:divBdr>
        <w:top w:val="none" w:sz="0" w:space="0" w:color="auto"/>
        <w:left w:val="none" w:sz="0" w:space="0" w:color="auto"/>
        <w:bottom w:val="none" w:sz="0" w:space="0" w:color="auto"/>
        <w:right w:val="none" w:sz="0" w:space="0" w:color="auto"/>
      </w:divBdr>
    </w:div>
    <w:div w:id="1990400410">
      <w:bodyDiv w:val="1"/>
      <w:marLeft w:val="0"/>
      <w:marRight w:val="0"/>
      <w:marTop w:val="0"/>
      <w:marBottom w:val="0"/>
      <w:divBdr>
        <w:top w:val="none" w:sz="0" w:space="0" w:color="auto"/>
        <w:left w:val="none" w:sz="0" w:space="0" w:color="auto"/>
        <w:bottom w:val="none" w:sz="0" w:space="0" w:color="auto"/>
        <w:right w:val="none" w:sz="0" w:space="0" w:color="auto"/>
      </w:divBdr>
    </w:div>
    <w:div w:id="2014065302">
      <w:bodyDiv w:val="1"/>
      <w:marLeft w:val="0"/>
      <w:marRight w:val="0"/>
      <w:marTop w:val="0"/>
      <w:marBottom w:val="0"/>
      <w:divBdr>
        <w:top w:val="none" w:sz="0" w:space="0" w:color="auto"/>
        <w:left w:val="none" w:sz="0" w:space="0" w:color="auto"/>
        <w:bottom w:val="none" w:sz="0" w:space="0" w:color="auto"/>
        <w:right w:val="none" w:sz="0" w:space="0" w:color="auto"/>
      </w:divBdr>
    </w:div>
    <w:div w:id="204918082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2.bin"/><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wmf"/><Relationship Id="rId25" Type="http://schemas.openxmlformats.org/officeDocument/2006/relationships/chart" Target="charts/chart3.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chart" Target="charts/chart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chart" Target="charts/chart1.xm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hamed.aly@dal.ca" TargetMode="Externa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di\Downloads\materials-template.dot"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Sheet5!$B$1</c:f>
              <c:strCache>
                <c:ptCount val="1"/>
                <c:pt idx="0">
                  <c:v>H1</c:v>
                </c:pt>
              </c:strCache>
            </c:strRef>
          </c:tx>
          <c:spPr>
            <a:ln w="28575" cap="rnd">
              <a:solidFill>
                <a:srgbClr val="00B050"/>
              </a:solidFill>
              <a:round/>
            </a:ln>
            <a:effectLst/>
          </c:spPr>
          <c:marker>
            <c:symbol val="circle"/>
            <c:size val="5"/>
            <c:spPr>
              <a:solidFill>
                <a:schemeClr val="accent1"/>
              </a:solidFill>
              <a:ln w="9525">
                <a:solidFill>
                  <a:schemeClr val="accent1"/>
                </a:solidFill>
              </a:ln>
              <a:effectLst/>
            </c:spPr>
          </c:marker>
          <c:val>
            <c:numRef>
              <c:f>Sheet5!$B$2:$B$34</c:f>
              <c:numCache>
                <c:formatCode>General</c:formatCode>
                <c:ptCount val="33"/>
                <c:pt idx="0">
                  <c:v>1</c:v>
                </c:pt>
                <c:pt idx="1">
                  <c:v>0.99898566598668659</c:v>
                </c:pt>
                <c:pt idx="2">
                  <c:v>0.99484321505942364</c:v>
                </c:pt>
                <c:pt idx="3">
                  <c:v>0.99345603153387685</c:v>
                </c:pt>
                <c:pt idx="4">
                  <c:v>0.99222500354475263</c:v>
                </c:pt>
                <c:pt idx="5">
                  <c:v>0.9887739493584119</c:v>
                </c:pt>
                <c:pt idx="6">
                  <c:v>0.98748900882962831</c:v>
                </c:pt>
                <c:pt idx="7">
                  <c:v>0.98712687366679763</c:v>
                </c:pt>
                <c:pt idx="8">
                  <c:v>0.9870228685798399</c:v>
                </c:pt>
                <c:pt idx="9">
                  <c:v>0.98721224221434556</c:v>
                </c:pt>
                <c:pt idx="10">
                  <c:v>0.98737395251567361</c:v>
                </c:pt>
                <c:pt idx="11">
                  <c:v>0.98775650321736197</c:v>
                </c:pt>
                <c:pt idx="12">
                  <c:v>0.98635691460922759</c:v>
                </c:pt>
                <c:pt idx="13">
                  <c:v>0.98583520212172981</c:v>
                </c:pt>
                <c:pt idx="14">
                  <c:v>0.98583130683587505</c:v>
                </c:pt>
                <c:pt idx="15">
                  <c:v>0.98604775688529833</c:v>
                </c:pt>
                <c:pt idx="16">
                  <c:v>0.98660079128703349</c:v>
                </c:pt>
                <c:pt idx="17">
                  <c:v>0.98720425586659999</c:v>
                </c:pt>
                <c:pt idx="18">
                  <c:v>0.9986841785663727</c:v>
                </c:pt>
                <c:pt idx="19">
                  <c:v>0.99664360329265755</c:v>
                </c:pt>
                <c:pt idx="20">
                  <c:v>0.99624180715505095</c:v>
                </c:pt>
                <c:pt idx="21">
                  <c:v>0.99587831110411762</c:v>
                </c:pt>
                <c:pt idx="22">
                  <c:v>0.99282455735196817</c:v>
                </c:pt>
                <c:pt idx="23">
                  <c:v>0.98907024583322756</c:v>
                </c:pt>
                <c:pt idx="24">
                  <c:v>0.98720033271772756</c:v>
                </c:pt>
                <c:pt idx="25">
                  <c:v>0.98831210701189398</c:v>
                </c:pt>
                <c:pt idx="26">
                  <c:v>0.98774042168127363</c:v>
                </c:pt>
                <c:pt idx="27">
                  <c:v>0.9853151498361703</c:v>
                </c:pt>
                <c:pt idx="28">
                  <c:v>0.98371182419534442</c:v>
                </c:pt>
                <c:pt idx="29">
                  <c:v>0.98324124930476686</c:v>
                </c:pt>
                <c:pt idx="30">
                  <c:v>0.98286983804904571</c:v>
                </c:pt>
                <c:pt idx="31">
                  <c:v>0.98297112754125726</c:v>
                </c:pt>
                <c:pt idx="32">
                  <c:v>0.98346827335159992</c:v>
                </c:pt>
              </c:numCache>
            </c:numRef>
          </c:val>
          <c:smooth val="0"/>
          <c:extLst>
            <c:ext xmlns:c16="http://schemas.microsoft.com/office/drawing/2014/chart" uri="{C3380CC4-5D6E-409C-BE32-E72D297353CC}">
              <c16:uniqueId val="{00000000-085E-4553-9228-BC6FB06BE6C3}"/>
            </c:ext>
          </c:extLst>
        </c:ser>
        <c:ser>
          <c:idx val="1"/>
          <c:order val="1"/>
          <c:tx>
            <c:strRef>
              <c:f>Sheet5!$C$1</c:f>
              <c:strCache>
                <c:ptCount val="1"/>
                <c:pt idx="0">
                  <c:v>H2</c:v>
                </c:pt>
              </c:strCache>
            </c:strRef>
          </c:tx>
          <c:spPr>
            <a:ln w="25400">
              <a:solidFill>
                <a:srgbClr val="FFFF00"/>
              </a:solidFill>
              <a:prstDash val="solid"/>
            </a:ln>
          </c:spPr>
          <c:marker>
            <c:symbol val="circle"/>
            <c:size val="5"/>
            <c:spPr>
              <a:solidFill>
                <a:schemeClr val="accent2"/>
              </a:solidFill>
              <a:ln w="9525">
                <a:solidFill>
                  <a:schemeClr val="accent2"/>
                </a:solidFill>
              </a:ln>
              <a:effectLst/>
            </c:spPr>
          </c:marker>
          <c:val>
            <c:numRef>
              <c:f>Sheet5!$C$2:$C$34</c:f>
              <c:numCache>
                <c:formatCode>General</c:formatCode>
                <c:ptCount val="33"/>
                <c:pt idx="0">
                  <c:v>1</c:v>
                </c:pt>
                <c:pt idx="1">
                  <c:v>0.99928819601814844</c:v>
                </c:pt>
                <c:pt idx="2">
                  <c:v>0.99648408575822456</c:v>
                </c:pt>
                <c:pt idx="3">
                  <c:v>0.99577697394533249</c:v>
                </c:pt>
                <c:pt idx="4">
                  <c:v>0.9952147444389553</c:v>
                </c:pt>
                <c:pt idx="5">
                  <c:v>0.99335312258888364</c:v>
                </c:pt>
                <c:pt idx="6">
                  <c:v>0.99241576320422509</c:v>
                </c:pt>
                <c:pt idx="7">
                  <c:v>0.99252998742267406</c:v>
                </c:pt>
                <c:pt idx="8">
                  <c:v>0.99303639126823351</c:v>
                </c:pt>
                <c:pt idx="9">
                  <c:v>0.99378980881525159</c:v>
                </c:pt>
                <c:pt idx="10">
                  <c:v>0.994034045448695</c:v>
                </c:pt>
                <c:pt idx="11">
                  <c:v>0.99455966806596041</c:v>
                </c:pt>
                <c:pt idx="12">
                  <c:v>0.99376225477383751</c:v>
                </c:pt>
                <c:pt idx="13">
                  <c:v>0.9934636237507497</c:v>
                </c:pt>
                <c:pt idx="14">
                  <c:v>0.99359603368052063</c:v>
                </c:pt>
                <c:pt idx="15">
                  <c:v>0.99394269666090262</c:v>
                </c:pt>
                <c:pt idx="16">
                  <c:v>0.99468658733938997</c:v>
                </c:pt>
                <c:pt idx="17">
                  <c:v>0.99534368809389162</c:v>
                </c:pt>
                <c:pt idx="18">
                  <c:v>0.99904225943221159</c:v>
                </c:pt>
                <c:pt idx="19">
                  <c:v>0.99737783524971002</c:v>
                </c:pt>
                <c:pt idx="20">
                  <c:v>0.99705011163461021</c:v>
                </c:pt>
                <c:pt idx="21">
                  <c:v>0.99675363527785776</c:v>
                </c:pt>
                <c:pt idx="22">
                  <c:v>0.99484086556893503</c:v>
                </c:pt>
                <c:pt idx="23">
                  <c:v>0.9917850520993805</c:v>
                </c:pt>
                <c:pt idx="24">
                  <c:v>0.9902632835795665</c:v>
                </c:pt>
                <c:pt idx="25">
                  <c:v>0.99304856654315465</c:v>
                </c:pt>
                <c:pt idx="26">
                  <c:v>0.9926830473825361</c:v>
                </c:pt>
                <c:pt idx="27">
                  <c:v>0.99108189409960434</c:v>
                </c:pt>
                <c:pt idx="28">
                  <c:v>0.99005973999393149</c:v>
                </c:pt>
                <c:pt idx="29">
                  <c:v>0.98985390201376244</c:v>
                </c:pt>
                <c:pt idx="30">
                  <c:v>0.98989013672156567</c:v>
                </c:pt>
                <c:pt idx="31">
                  <c:v>0.99007981184319616</c:v>
                </c:pt>
                <c:pt idx="32">
                  <c:v>0.99060097858749874</c:v>
                </c:pt>
              </c:numCache>
            </c:numRef>
          </c:val>
          <c:smooth val="0"/>
          <c:extLst>
            <c:ext xmlns:c16="http://schemas.microsoft.com/office/drawing/2014/chart" uri="{C3380CC4-5D6E-409C-BE32-E72D297353CC}">
              <c16:uniqueId val="{00000001-085E-4553-9228-BC6FB06BE6C3}"/>
            </c:ext>
          </c:extLst>
        </c:ser>
        <c:ser>
          <c:idx val="2"/>
          <c:order val="2"/>
          <c:tx>
            <c:strRef>
              <c:f>Sheet5!$D$1</c:f>
              <c:strCache>
                <c:ptCount val="1"/>
                <c:pt idx="0">
                  <c:v>H3</c:v>
                </c:pt>
              </c:strCache>
            </c:strRef>
          </c:tx>
          <c:spPr>
            <a:ln w="25400">
              <a:solidFill>
                <a:srgbClr val="FF0000"/>
              </a:solidFill>
              <a:prstDash val="solid"/>
            </a:ln>
          </c:spPr>
          <c:marker>
            <c:symbol val="circle"/>
            <c:size val="5"/>
            <c:spPr>
              <a:solidFill>
                <a:srgbClr val="00B0F0"/>
              </a:solidFill>
              <a:ln w="9525">
                <a:solidFill>
                  <a:schemeClr val="accent3"/>
                </a:solidFill>
              </a:ln>
              <a:effectLst/>
            </c:spPr>
          </c:marker>
          <c:val>
            <c:numRef>
              <c:f>Sheet5!$D$2:$D$34</c:f>
              <c:numCache>
                <c:formatCode>General</c:formatCode>
                <c:ptCount val="33"/>
                <c:pt idx="0">
                  <c:v>1</c:v>
                </c:pt>
                <c:pt idx="1">
                  <c:v>0.99938176160501357</c:v>
                </c:pt>
                <c:pt idx="2">
                  <c:v>0.99699126008528294</c:v>
                </c:pt>
                <c:pt idx="3">
                  <c:v>0.99649402457960701</c:v>
                </c:pt>
                <c:pt idx="4">
                  <c:v>0.99613812818652558</c:v>
                </c:pt>
                <c:pt idx="5">
                  <c:v>0.99476668972865456</c:v>
                </c:pt>
                <c:pt idx="6">
                  <c:v>0.99393648205959972</c:v>
                </c:pt>
                <c:pt idx="7">
                  <c:v>0.99419758427551508</c:v>
                </c:pt>
                <c:pt idx="8">
                  <c:v>0.99489206551098452</c:v>
                </c:pt>
                <c:pt idx="9">
                  <c:v>0.99581925268627736</c:v>
                </c:pt>
                <c:pt idx="10">
                  <c:v>0.99608891498652652</c:v>
                </c:pt>
                <c:pt idx="11">
                  <c:v>0.9966586135609089</c:v>
                </c:pt>
                <c:pt idx="12">
                  <c:v>0.99604661330874045</c:v>
                </c:pt>
                <c:pt idx="13">
                  <c:v>0.99581666244582534</c:v>
                </c:pt>
                <c:pt idx="14">
                  <c:v>0.99599103860706661</c:v>
                </c:pt>
                <c:pt idx="15">
                  <c:v>0.99637779479599953</c:v>
                </c:pt>
                <c:pt idx="16">
                  <c:v>0.99718045044156234</c:v>
                </c:pt>
                <c:pt idx="17">
                  <c:v>0.9978540758765525</c:v>
                </c:pt>
                <c:pt idx="18">
                  <c:v>0.99915309200659663</c:v>
                </c:pt>
                <c:pt idx="19">
                  <c:v>0.99760557264258998</c:v>
                </c:pt>
                <c:pt idx="20">
                  <c:v>0.99730086953010844</c:v>
                </c:pt>
                <c:pt idx="21">
                  <c:v>0.99702522104208768</c:v>
                </c:pt>
                <c:pt idx="22">
                  <c:v>0.99546440783338153</c:v>
                </c:pt>
                <c:pt idx="23">
                  <c:v>0.99262507173307124</c:v>
                </c:pt>
                <c:pt idx="24">
                  <c:v>0.99121117676182557</c:v>
                </c:pt>
                <c:pt idx="25">
                  <c:v>0.99451064729305028</c:v>
                </c:pt>
                <c:pt idx="26">
                  <c:v>0.99420870843812581</c:v>
                </c:pt>
                <c:pt idx="27">
                  <c:v>0.99286163580585618</c:v>
                </c:pt>
                <c:pt idx="28">
                  <c:v>0.99201865391784516</c:v>
                </c:pt>
                <c:pt idx="29">
                  <c:v>0.991894430431146</c:v>
                </c:pt>
                <c:pt idx="30">
                  <c:v>0.99205631236156255</c:v>
                </c:pt>
                <c:pt idx="31">
                  <c:v>0.99227323299587433</c:v>
                </c:pt>
                <c:pt idx="32">
                  <c:v>0.99280181296120495</c:v>
                </c:pt>
              </c:numCache>
            </c:numRef>
          </c:val>
          <c:smooth val="0"/>
          <c:extLst>
            <c:ext xmlns:c16="http://schemas.microsoft.com/office/drawing/2014/chart" uri="{C3380CC4-5D6E-409C-BE32-E72D297353CC}">
              <c16:uniqueId val="{00000002-085E-4553-9228-BC6FB06BE6C3}"/>
            </c:ext>
          </c:extLst>
        </c:ser>
        <c:ser>
          <c:idx val="3"/>
          <c:order val="3"/>
          <c:tx>
            <c:strRef>
              <c:f>Sheet5!$E$1</c:f>
              <c:strCache>
                <c:ptCount val="1"/>
                <c:pt idx="0">
                  <c:v>H4</c:v>
                </c:pt>
              </c:strCache>
            </c:strRef>
          </c:tx>
          <c:spPr>
            <a:ln w="28575" cap="rnd">
              <a:solidFill>
                <a:srgbClr val="7030A0"/>
              </a:solidFill>
              <a:round/>
            </a:ln>
            <a:effectLst/>
          </c:spPr>
          <c:marker>
            <c:symbol val="circle"/>
            <c:size val="5"/>
            <c:spPr>
              <a:solidFill>
                <a:schemeClr val="accent4"/>
              </a:solidFill>
              <a:ln w="9525">
                <a:solidFill>
                  <a:schemeClr val="accent4"/>
                </a:solidFill>
              </a:ln>
              <a:effectLst/>
            </c:spPr>
          </c:marker>
          <c:val>
            <c:numRef>
              <c:f>Sheet5!$E$2:$E$34</c:f>
              <c:numCache>
                <c:formatCode>General</c:formatCode>
                <c:ptCount val="33"/>
                <c:pt idx="0">
                  <c:v>1</c:v>
                </c:pt>
                <c:pt idx="1">
                  <c:v>0.99942095354370364</c:v>
                </c:pt>
                <c:pt idx="2">
                  <c:v>0.99720365767503361</c:v>
                </c:pt>
                <c:pt idx="3">
                  <c:v>0.99679427017705224</c:v>
                </c:pt>
                <c:pt idx="4">
                  <c:v>0.996524729774943</c:v>
                </c:pt>
                <c:pt idx="5">
                  <c:v>0.99535842167886124</c:v>
                </c:pt>
                <c:pt idx="6">
                  <c:v>0.99457304860082296</c:v>
                </c:pt>
                <c:pt idx="7">
                  <c:v>0.99489561147047612</c:v>
                </c:pt>
                <c:pt idx="8">
                  <c:v>0.99566877474577353</c:v>
                </c:pt>
                <c:pt idx="9">
                  <c:v>0.99666865529166948</c:v>
                </c:pt>
                <c:pt idx="10">
                  <c:v>0.99694895411215045</c:v>
                </c:pt>
                <c:pt idx="11">
                  <c:v>0.99753709087562337</c:v>
                </c:pt>
                <c:pt idx="12">
                  <c:v>0.99700264040837761</c:v>
                </c:pt>
                <c:pt idx="13">
                  <c:v>0.99680141423090063</c:v>
                </c:pt>
                <c:pt idx="14">
                  <c:v>0.99699334255115013</c:v>
                </c:pt>
                <c:pt idx="15">
                  <c:v>0.99739686789168858</c:v>
                </c:pt>
                <c:pt idx="16">
                  <c:v>0.99822410214559365</c:v>
                </c:pt>
                <c:pt idx="17">
                  <c:v>0.99890464046039762</c:v>
                </c:pt>
                <c:pt idx="18">
                  <c:v>0.99919952864552664</c:v>
                </c:pt>
                <c:pt idx="19">
                  <c:v>0.99770105684708243</c:v>
                </c:pt>
                <c:pt idx="20">
                  <c:v>0.99740601192304856</c:v>
                </c:pt>
                <c:pt idx="21">
                  <c:v>0.99713910160665109</c:v>
                </c:pt>
                <c:pt idx="22">
                  <c:v>0.99572558369751885</c:v>
                </c:pt>
                <c:pt idx="23">
                  <c:v>0.99297698564217451</c:v>
                </c:pt>
                <c:pt idx="24">
                  <c:v>0.99160830344271433</c:v>
                </c:pt>
                <c:pt idx="25">
                  <c:v>0.99512268192686726</c:v>
                </c:pt>
                <c:pt idx="26">
                  <c:v>0.9948473497142003</c:v>
                </c:pt>
                <c:pt idx="27">
                  <c:v>0.9936065929653024</c:v>
                </c:pt>
                <c:pt idx="28">
                  <c:v>0.99283858186995622</c:v>
                </c:pt>
                <c:pt idx="29">
                  <c:v>0.99274850787633051</c:v>
                </c:pt>
                <c:pt idx="30">
                  <c:v>0.99296296034153231</c:v>
                </c:pt>
                <c:pt idx="31">
                  <c:v>0.9931912808207235</c:v>
                </c:pt>
                <c:pt idx="32">
                  <c:v>0.99372296375694491</c:v>
                </c:pt>
              </c:numCache>
            </c:numRef>
          </c:val>
          <c:smooth val="0"/>
          <c:extLst>
            <c:ext xmlns:c16="http://schemas.microsoft.com/office/drawing/2014/chart" uri="{C3380CC4-5D6E-409C-BE32-E72D297353CC}">
              <c16:uniqueId val="{00000003-085E-4553-9228-BC6FB06BE6C3}"/>
            </c:ext>
          </c:extLst>
        </c:ser>
        <c:ser>
          <c:idx val="4"/>
          <c:order val="4"/>
          <c:tx>
            <c:strRef>
              <c:f>Sheet5!$F$1</c:f>
              <c:strCache>
                <c:ptCount val="1"/>
                <c:pt idx="0">
                  <c:v>H5</c:v>
                </c:pt>
              </c:strCache>
            </c:strRef>
          </c:tx>
          <c:spPr>
            <a:ln w="34925" cap="rnd" cmpd="sng">
              <a:solidFill>
                <a:srgbClr val="002060"/>
              </a:solidFill>
              <a:prstDash val="sysDash"/>
              <a:round/>
            </a:ln>
            <a:effectLst/>
          </c:spPr>
          <c:marker>
            <c:symbol val="none"/>
          </c:marker>
          <c:val>
            <c:numRef>
              <c:f>Sheet5!$F$2:$F$34</c:f>
              <c:numCache>
                <c:formatCode>General</c:formatCode>
                <c:ptCount val="33"/>
                <c:pt idx="0">
                  <c:v>1</c:v>
                </c:pt>
                <c:pt idx="1">
                  <c:v>0.99941055575348348</c:v>
                </c:pt>
                <c:pt idx="2">
                  <c:v>0.99714731015993352</c:v>
                </c:pt>
                <c:pt idx="3">
                  <c:v>0.99671461983106358</c:v>
                </c:pt>
                <c:pt idx="4">
                  <c:v>0.99642217288840929</c:v>
                </c:pt>
                <c:pt idx="5">
                  <c:v>0.99520145392024029</c:v>
                </c:pt>
                <c:pt idx="6">
                  <c:v>0.99440418879604342</c:v>
                </c:pt>
                <c:pt idx="7">
                  <c:v>0.99471044946427745</c:v>
                </c:pt>
                <c:pt idx="8">
                  <c:v>0.99546274368535415</c:v>
                </c:pt>
                <c:pt idx="9">
                  <c:v>0.9964433437417437</c:v>
                </c:pt>
                <c:pt idx="10">
                  <c:v>0.99672082142520002</c:v>
                </c:pt>
                <c:pt idx="11">
                  <c:v>0.99730406783168746</c:v>
                </c:pt>
                <c:pt idx="12">
                  <c:v>0.99674904963154864</c:v>
                </c:pt>
                <c:pt idx="13">
                  <c:v>0.99654020516271657</c:v>
                </c:pt>
                <c:pt idx="14">
                  <c:v>0.99672747832663533</c:v>
                </c:pt>
                <c:pt idx="15">
                  <c:v>0.99712655615734058</c:v>
                </c:pt>
                <c:pt idx="16">
                  <c:v>0.99794727168419284</c:v>
                </c:pt>
                <c:pt idx="17">
                  <c:v>0.99862597648870366</c:v>
                </c:pt>
                <c:pt idx="18">
                  <c:v>0.9991872081126294</c:v>
                </c:pt>
                <c:pt idx="19">
                  <c:v>0.99767571921781362</c:v>
                </c:pt>
                <c:pt idx="20">
                  <c:v>0.99737811104102059</c:v>
                </c:pt>
                <c:pt idx="21">
                  <c:v>0.99710888164737943</c:v>
                </c:pt>
                <c:pt idx="22">
                  <c:v>0.9956562930856947</c:v>
                </c:pt>
                <c:pt idx="23">
                  <c:v>0.99288361829079064</c:v>
                </c:pt>
                <c:pt idx="24">
                  <c:v>0.99150293936571332</c:v>
                </c:pt>
                <c:pt idx="25">
                  <c:v>0.99496032882757557</c:v>
                </c:pt>
                <c:pt idx="26">
                  <c:v>0.99467793921120751</c:v>
                </c:pt>
                <c:pt idx="27">
                  <c:v>0.99340898278121426</c:v>
                </c:pt>
                <c:pt idx="28">
                  <c:v>0.99262108616179556</c:v>
                </c:pt>
                <c:pt idx="29">
                  <c:v>0.9925219542532594</c:v>
                </c:pt>
                <c:pt idx="30">
                  <c:v>0.99272246294130251</c:v>
                </c:pt>
                <c:pt idx="31">
                  <c:v>0.99294775971069649</c:v>
                </c:pt>
                <c:pt idx="32">
                  <c:v>0.99347861954251881</c:v>
                </c:pt>
              </c:numCache>
            </c:numRef>
          </c:val>
          <c:smooth val="0"/>
          <c:extLst>
            <c:ext xmlns:c16="http://schemas.microsoft.com/office/drawing/2014/chart" uri="{C3380CC4-5D6E-409C-BE32-E72D297353CC}">
              <c16:uniqueId val="{00000004-085E-4553-9228-BC6FB06BE6C3}"/>
            </c:ext>
          </c:extLst>
        </c:ser>
        <c:ser>
          <c:idx val="5"/>
          <c:order val="5"/>
          <c:tx>
            <c:strRef>
              <c:f>Sheet5!$G$1</c:f>
              <c:strCache>
                <c:ptCount val="1"/>
                <c:pt idx="0">
                  <c:v>H6</c:v>
                </c:pt>
              </c:strCache>
            </c:strRef>
          </c:tx>
          <c:val>
            <c:numRef>
              <c:f>Sheet5!$G$2:$G$34</c:f>
              <c:numCache>
                <c:formatCode>General</c:formatCode>
                <c:ptCount val="33"/>
                <c:pt idx="0">
                  <c:v>1</c:v>
                </c:pt>
                <c:pt idx="1">
                  <c:v>0.9994315035675152</c:v>
                </c:pt>
                <c:pt idx="2">
                  <c:v>0.99726082834163332</c:v>
                </c:pt>
                <c:pt idx="3">
                  <c:v>0.99687508217807996</c:v>
                </c:pt>
                <c:pt idx="4">
                  <c:v>0.99662878068480465</c:v>
                </c:pt>
                <c:pt idx="5">
                  <c:v>0.99551767190620544</c:v>
                </c:pt>
                <c:pt idx="6">
                  <c:v>0.99474436294758084</c:v>
                </c:pt>
                <c:pt idx="7">
                  <c:v>0.99508346406307202</c:v>
                </c:pt>
                <c:pt idx="8">
                  <c:v>0.99587779778552954</c:v>
                </c:pt>
                <c:pt idx="9">
                  <c:v>0.99689723714385903</c:v>
                </c:pt>
                <c:pt idx="10">
                  <c:v>0.99718039783232337</c:v>
                </c:pt>
                <c:pt idx="11">
                  <c:v>0.99777349553951411</c:v>
                </c:pt>
                <c:pt idx="12">
                  <c:v>0.99725990910204199</c:v>
                </c:pt>
                <c:pt idx="13">
                  <c:v>0.9970664109187255</c:v>
                </c:pt>
                <c:pt idx="14">
                  <c:v>0.99726306144049859</c:v>
                </c:pt>
                <c:pt idx="15">
                  <c:v>0.99767109836132262</c:v>
                </c:pt>
                <c:pt idx="16">
                  <c:v>0.99850494524700917</c:v>
                </c:pt>
                <c:pt idx="17">
                  <c:v>0.99918734354312388</c:v>
                </c:pt>
                <c:pt idx="18">
                  <c:v>0.99921203007360759</c:v>
                </c:pt>
                <c:pt idx="19">
                  <c:v>0.99772676932209559</c:v>
                </c:pt>
                <c:pt idx="20">
                  <c:v>0.99743432583852032</c:v>
                </c:pt>
                <c:pt idx="21">
                  <c:v>0.99716976914491029</c:v>
                </c:pt>
                <c:pt idx="22">
                  <c:v>0.99579588844153177</c:v>
                </c:pt>
                <c:pt idx="23">
                  <c:v>0.99307172224437223</c:v>
                </c:pt>
                <c:pt idx="24">
                  <c:v>0.99171521357975989</c:v>
                </c:pt>
                <c:pt idx="25">
                  <c:v>0.99528739556810686</c:v>
                </c:pt>
                <c:pt idx="26">
                  <c:v>0.99501922301483214</c:v>
                </c:pt>
                <c:pt idx="27">
                  <c:v>0.99380707411270652</c:v>
                </c:pt>
                <c:pt idx="28">
                  <c:v>0.99305923632967352</c:v>
                </c:pt>
                <c:pt idx="29">
                  <c:v>0.99297835132454271</c:v>
                </c:pt>
                <c:pt idx="30">
                  <c:v>0.99320694920147157</c:v>
                </c:pt>
                <c:pt idx="31">
                  <c:v>0.99343833713098406</c:v>
                </c:pt>
                <c:pt idx="32">
                  <c:v>0.99397085512887651</c:v>
                </c:pt>
              </c:numCache>
            </c:numRef>
          </c:val>
          <c:smooth val="0"/>
          <c:extLst>
            <c:ext xmlns:c16="http://schemas.microsoft.com/office/drawing/2014/chart" uri="{C3380CC4-5D6E-409C-BE32-E72D297353CC}">
              <c16:uniqueId val="{00000005-085E-4553-9228-BC6FB06BE6C3}"/>
            </c:ext>
          </c:extLst>
        </c:ser>
        <c:ser>
          <c:idx val="6"/>
          <c:order val="6"/>
          <c:tx>
            <c:strRef>
              <c:f>Sheet5!$H$1</c:f>
              <c:strCache>
                <c:ptCount val="1"/>
                <c:pt idx="0">
                  <c:v>H7</c:v>
                </c:pt>
              </c:strCache>
            </c:strRef>
          </c:tx>
          <c:val>
            <c:numRef>
              <c:f>Sheet5!$H$2:$H$34</c:f>
              <c:numCache>
                <c:formatCode>General</c:formatCode>
                <c:ptCount val="33"/>
                <c:pt idx="0">
                  <c:v>1</c:v>
                </c:pt>
                <c:pt idx="1">
                  <c:v>0.99939012515729531</c:v>
                </c:pt>
                <c:pt idx="2">
                  <c:v>0.99703658782756166</c:v>
                </c:pt>
                <c:pt idx="3">
                  <c:v>0.99655810219251117</c:v>
                </c:pt>
                <c:pt idx="4">
                  <c:v>0.99622063766329594</c:v>
                </c:pt>
                <c:pt idx="5">
                  <c:v>0.99489298354665356</c:v>
                </c:pt>
                <c:pt idx="6">
                  <c:v>0.99407234595242233</c:v>
                </c:pt>
                <c:pt idx="7">
                  <c:v>0.99434656694043866</c:v>
                </c:pt>
                <c:pt idx="8">
                  <c:v>0.99505784375955897</c:v>
                </c:pt>
                <c:pt idx="9">
                  <c:v>0.99600054831791118</c:v>
                </c:pt>
                <c:pt idx="10">
                  <c:v>0.9962724811196344</c:v>
                </c:pt>
                <c:pt idx="11">
                  <c:v>0.99684611558407565</c:v>
                </c:pt>
                <c:pt idx="12">
                  <c:v>0.99625067009351964</c:v>
                </c:pt>
                <c:pt idx="13">
                  <c:v>0.99602685122000245</c:v>
                </c:pt>
                <c:pt idx="14">
                  <c:v>0.99620497430735155</c:v>
                </c:pt>
                <c:pt idx="15">
                  <c:v>0.99659531025229353</c:v>
                </c:pt>
                <c:pt idx="16">
                  <c:v>0.99740321276376931</c:v>
                </c:pt>
                <c:pt idx="17">
                  <c:v>0.99807831384246448</c:v>
                </c:pt>
                <c:pt idx="18">
                  <c:v>0.99916300098001021</c:v>
                </c:pt>
                <c:pt idx="19">
                  <c:v>0.99762594442393515</c:v>
                </c:pt>
                <c:pt idx="20">
                  <c:v>0.99732330159712057</c:v>
                </c:pt>
                <c:pt idx="21">
                  <c:v>0.99704951714181345</c:v>
                </c:pt>
                <c:pt idx="22">
                  <c:v>0.99552014311766335</c:v>
                </c:pt>
                <c:pt idx="23">
                  <c:v>0.9927001674435536</c:v>
                </c:pt>
                <c:pt idx="24">
                  <c:v>0.99129591950532525</c:v>
                </c:pt>
                <c:pt idx="25">
                  <c:v>0.99464127460348017</c:v>
                </c:pt>
                <c:pt idx="26">
                  <c:v>0.99434501485296156</c:v>
                </c:pt>
                <c:pt idx="27">
                  <c:v>0.99302063550779884</c:v>
                </c:pt>
                <c:pt idx="28">
                  <c:v>0.99219365629325162</c:v>
                </c:pt>
                <c:pt idx="29">
                  <c:v>0.9920767221050304</c:v>
                </c:pt>
                <c:pt idx="30">
                  <c:v>0.99224982551767305</c:v>
                </c:pt>
                <c:pt idx="31">
                  <c:v>0.9924691794955095</c:v>
                </c:pt>
                <c:pt idx="32">
                  <c:v>0.99299842174378061</c:v>
                </c:pt>
              </c:numCache>
            </c:numRef>
          </c:val>
          <c:smooth val="0"/>
          <c:extLst>
            <c:ext xmlns:c16="http://schemas.microsoft.com/office/drawing/2014/chart" uri="{C3380CC4-5D6E-409C-BE32-E72D297353CC}">
              <c16:uniqueId val="{00000006-085E-4553-9228-BC6FB06BE6C3}"/>
            </c:ext>
          </c:extLst>
        </c:ser>
        <c:ser>
          <c:idx val="7"/>
          <c:order val="7"/>
          <c:tx>
            <c:strRef>
              <c:f>Sheet5!$I$1</c:f>
              <c:strCache>
                <c:ptCount val="1"/>
                <c:pt idx="0">
                  <c:v>H8</c:v>
                </c:pt>
              </c:strCache>
            </c:strRef>
          </c:tx>
          <c:val>
            <c:numRef>
              <c:f>Sheet5!$I$2:$I$34</c:f>
              <c:numCache>
                <c:formatCode>General</c:formatCode>
                <c:ptCount val="33"/>
                <c:pt idx="0">
                  <c:v>1</c:v>
                </c:pt>
                <c:pt idx="1">
                  <c:v>0.99944561835185064</c:v>
                </c:pt>
                <c:pt idx="2">
                  <c:v>0.99733731359360567</c:v>
                </c:pt>
                <c:pt idx="3">
                  <c:v>0.99698319275785263</c:v>
                </c:pt>
                <c:pt idx="4">
                  <c:v>0.99676797766626657</c:v>
                </c:pt>
                <c:pt idx="5">
                  <c:v>0.9957307066921679</c:v>
                </c:pt>
                <c:pt idx="6">
                  <c:v>0.99497353500608499</c:v>
                </c:pt>
                <c:pt idx="7">
                  <c:v>0.99533475834791263</c:v>
                </c:pt>
                <c:pt idx="8">
                  <c:v>0.99615740929503427</c:v>
                </c:pt>
                <c:pt idx="9">
                  <c:v>0.99720300998218658</c:v>
                </c:pt>
                <c:pt idx="10">
                  <c:v>0.99748999863671817</c:v>
                </c:pt>
                <c:pt idx="11">
                  <c:v>0.99808973195320927</c:v>
                </c:pt>
                <c:pt idx="12">
                  <c:v>0.99760405171076738</c:v>
                </c:pt>
                <c:pt idx="13">
                  <c:v>0.99742088985354549</c:v>
                </c:pt>
                <c:pt idx="14">
                  <c:v>0.99762385641948337</c:v>
                </c:pt>
                <c:pt idx="15">
                  <c:v>0.99803792769907063</c:v>
                </c:pt>
                <c:pt idx="16">
                  <c:v>0.99888061915035398</c:v>
                </c:pt>
                <c:pt idx="17">
                  <c:v>0.99956550531165855</c:v>
                </c:pt>
                <c:pt idx="18">
                  <c:v>0.99922875642887865</c:v>
                </c:pt>
                <c:pt idx="19">
                  <c:v>0.99776117592371516</c:v>
                </c:pt>
                <c:pt idx="20">
                  <c:v>0.99747221392243757</c:v>
                </c:pt>
                <c:pt idx="21">
                  <c:v>0.99721080705223297</c:v>
                </c:pt>
                <c:pt idx="22">
                  <c:v>0.99588994799123132</c:v>
                </c:pt>
                <c:pt idx="23">
                  <c:v>0.99319847307243714</c:v>
                </c:pt>
                <c:pt idx="24">
                  <c:v>0.9918582531070087</c:v>
                </c:pt>
                <c:pt idx="25">
                  <c:v>0.99550773859033737</c:v>
                </c:pt>
                <c:pt idx="26">
                  <c:v>0.99524914319606328</c:v>
                </c:pt>
                <c:pt idx="27">
                  <c:v>0.99407526107619471</c:v>
                </c:pt>
                <c:pt idx="28">
                  <c:v>0.99335440771029648</c:v>
                </c:pt>
                <c:pt idx="29">
                  <c:v>0.99328581414374795</c:v>
                </c:pt>
                <c:pt idx="30">
                  <c:v>0.99353333308352154</c:v>
                </c:pt>
                <c:pt idx="31">
                  <c:v>0.99376882409455669</c:v>
                </c:pt>
                <c:pt idx="32">
                  <c:v>0.9943024591665115</c:v>
                </c:pt>
              </c:numCache>
            </c:numRef>
          </c:val>
          <c:smooth val="0"/>
          <c:extLst>
            <c:ext xmlns:c16="http://schemas.microsoft.com/office/drawing/2014/chart" uri="{C3380CC4-5D6E-409C-BE32-E72D297353CC}">
              <c16:uniqueId val="{00000007-085E-4553-9228-BC6FB06BE6C3}"/>
            </c:ext>
          </c:extLst>
        </c:ser>
        <c:ser>
          <c:idx val="8"/>
          <c:order val="8"/>
          <c:tx>
            <c:strRef>
              <c:f>Sheet5!$J$1</c:f>
              <c:strCache>
                <c:ptCount val="1"/>
                <c:pt idx="0">
                  <c:v>H9</c:v>
                </c:pt>
              </c:strCache>
            </c:strRef>
          </c:tx>
          <c:val>
            <c:numRef>
              <c:f>Sheet5!$J$2:$J$34</c:f>
              <c:numCache>
                <c:formatCode>General</c:formatCode>
                <c:ptCount val="33"/>
                <c:pt idx="0">
                  <c:v>1</c:v>
                </c:pt>
                <c:pt idx="1">
                  <c:v>0.99925487676323477</c:v>
                </c:pt>
                <c:pt idx="2">
                  <c:v>0.99630344284345407</c:v>
                </c:pt>
                <c:pt idx="3">
                  <c:v>0.99552154133964277</c:v>
                </c:pt>
                <c:pt idx="4">
                  <c:v>0.99488577747220108</c:v>
                </c:pt>
                <c:pt idx="5">
                  <c:v>0.99284944069374204</c:v>
                </c:pt>
                <c:pt idx="6">
                  <c:v>0.99187388463088444</c:v>
                </c:pt>
                <c:pt idx="7">
                  <c:v>0.99193575387165556</c:v>
                </c:pt>
                <c:pt idx="8">
                  <c:v>0.99237510210138569</c:v>
                </c:pt>
                <c:pt idx="9">
                  <c:v>0.9930665627296773</c:v>
                </c:pt>
                <c:pt idx="10">
                  <c:v>0.99330173406116151</c:v>
                </c:pt>
                <c:pt idx="11">
                  <c:v>0.9938116414042254</c:v>
                </c:pt>
                <c:pt idx="12">
                  <c:v>0.99294810799872779</c:v>
                </c:pt>
                <c:pt idx="13">
                  <c:v>0.9926249840697422</c:v>
                </c:pt>
                <c:pt idx="14">
                  <c:v>0.9927424281046946</c:v>
                </c:pt>
                <c:pt idx="15">
                  <c:v>0.99307479344926852</c:v>
                </c:pt>
                <c:pt idx="16">
                  <c:v>0.9937977278879403</c:v>
                </c:pt>
                <c:pt idx="17">
                  <c:v>0.99444893689251268</c:v>
                </c:pt>
                <c:pt idx="18">
                  <c:v>0.99900280111946849</c:v>
                </c:pt>
                <c:pt idx="19">
                  <c:v>0.9972968111966295</c:v>
                </c:pt>
                <c:pt idx="20">
                  <c:v>0.99696090252098668</c:v>
                </c:pt>
                <c:pt idx="21">
                  <c:v>0.99665702062252415</c:v>
                </c:pt>
                <c:pt idx="22">
                  <c:v>0.99461881202225311</c:v>
                </c:pt>
                <c:pt idx="23">
                  <c:v>0.99148596028613556</c:v>
                </c:pt>
                <c:pt idx="24">
                  <c:v>0.98992579997340069</c:v>
                </c:pt>
                <c:pt idx="25">
                  <c:v>0.99252759376284616</c:v>
                </c:pt>
                <c:pt idx="26">
                  <c:v>0.99213941262906591</c:v>
                </c:pt>
                <c:pt idx="27">
                  <c:v>0.9904476890201015</c:v>
                </c:pt>
                <c:pt idx="28">
                  <c:v>0.98936166594088537</c:v>
                </c:pt>
                <c:pt idx="29">
                  <c:v>0.98912673480394697</c:v>
                </c:pt>
                <c:pt idx="30">
                  <c:v>0.98911817726732132</c:v>
                </c:pt>
                <c:pt idx="31">
                  <c:v>0.98929813988850068</c:v>
                </c:pt>
                <c:pt idx="32">
                  <c:v>0.98981666493627019</c:v>
                </c:pt>
              </c:numCache>
            </c:numRef>
          </c:val>
          <c:smooth val="0"/>
          <c:extLst>
            <c:ext xmlns:c16="http://schemas.microsoft.com/office/drawing/2014/chart" uri="{C3380CC4-5D6E-409C-BE32-E72D297353CC}">
              <c16:uniqueId val="{00000008-085E-4553-9228-BC6FB06BE6C3}"/>
            </c:ext>
          </c:extLst>
        </c:ser>
        <c:ser>
          <c:idx val="9"/>
          <c:order val="9"/>
          <c:tx>
            <c:strRef>
              <c:f>Sheet5!$K$1</c:f>
              <c:strCache>
                <c:ptCount val="1"/>
                <c:pt idx="0">
                  <c:v>H10</c:v>
                </c:pt>
              </c:strCache>
            </c:strRef>
          </c:tx>
          <c:val>
            <c:numRef>
              <c:f>Sheet5!$K$2:$K$34</c:f>
              <c:numCache>
                <c:formatCode>General</c:formatCode>
                <c:ptCount val="33"/>
                <c:pt idx="0">
                  <c:v>1</c:v>
                </c:pt>
                <c:pt idx="1">
                  <c:v>0.99915352805583757</c:v>
                </c:pt>
                <c:pt idx="2">
                  <c:v>0.9957538591606252</c:v>
                </c:pt>
                <c:pt idx="3">
                  <c:v>0.99474429929257469</c:v>
                </c:pt>
                <c:pt idx="4">
                  <c:v>0.99388467461516161</c:v>
                </c:pt>
                <c:pt idx="5">
                  <c:v>0.99131638746773409</c:v>
                </c:pt>
                <c:pt idx="6">
                  <c:v>0.99022451911231657</c:v>
                </c:pt>
                <c:pt idx="7">
                  <c:v>0.99012697263836769</c:v>
                </c:pt>
                <c:pt idx="8">
                  <c:v>0.99036209427727129</c:v>
                </c:pt>
                <c:pt idx="9">
                  <c:v>0.99086484898553817</c:v>
                </c:pt>
                <c:pt idx="10">
                  <c:v>0.9910724099878121</c:v>
                </c:pt>
                <c:pt idx="11">
                  <c:v>0.99153445186570943</c:v>
                </c:pt>
                <c:pt idx="12">
                  <c:v>0.99046949409923457</c:v>
                </c:pt>
                <c:pt idx="13">
                  <c:v>0.99007175355938071</c:v>
                </c:pt>
                <c:pt idx="14">
                  <c:v>0.99014360532548562</c:v>
                </c:pt>
                <c:pt idx="15">
                  <c:v>0.9904324151873185</c:v>
                </c:pt>
                <c:pt idx="16">
                  <c:v>0.9910915095297268</c:v>
                </c:pt>
                <c:pt idx="17">
                  <c:v>0.99172477387848035</c:v>
                </c:pt>
                <c:pt idx="18">
                  <c:v>0.99888281075456109</c:v>
                </c:pt>
                <c:pt idx="19">
                  <c:v>0.99705059816736641</c:v>
                </c:pt>
                <c:pt idx="20">
                  <c:v>0.9966898336803528</c:v>
                </c:pt>
                <c:pt idx="21">
                  <c:v>0.99636346288885858</c:v>
                </c:pt>
                <c:pt idx="22">
                  <c:v>0.99394336102688552</c:v>
                </c:pt>
                <c:pt idx="23">
                  <c:v>0.9905763431775011</c:v>
                </c:pt>
                <c:pt idx="24">
                  <c:v>0.9888994784685311</c:v>
                </c:pt>
                <c:pt idx="25">
                  <c:v>0.9909418977011617</c:v>
                </c:pt>
                <c:pt idx="26">
                  <c:v>0.99048471758503676</c:v>
                </c:pt>
                <c:pt idx="27">
                  <c:v>0.9885172076277553</c:v>
                </c:pt>
                <c:pt idx="28">
                  <c:v>0.98723670136712227</c:v>
                </c:pt>
                <c:pt idx="29">
                  <c:v>0.98691317964808778</c:v>
                </c:pt>
                <c:pt idx="30">
                  <c:v>0.98676821791819236</c:v>
                </c:pt>
                <c:pt idx="31">
                  <c:v>0.98691860442255308</c:v>
                </c:pt>
                <c:pt idx="32">
                  <c:v>0.98742908824901732</c:v>
                </c:pt>
              </c:numCache>
            </c:numRef>
          </c:val>
          <c:smooth val="0"/>
          <c:extLst>
            <c:ext xmlns:c16="http://schemas.microsoft.com/office/drawing/2014/chart" uri="{C3380CC4-5D6E-409C-BE32-E72D297353CC}">
              <c16:uniqueId val="{00000009-085E-4553-9228-BC6FB06BE6C3}"/>
            </c:ext>
          </c:extLst>
        </c:ser>
        <c:ser>
          <c:idx val="10"/>
          <c:order val="10"/>
          <c:tx>
            <c:strRef>
              <c:f>Sheet5!$L$1</c:f>
              <c:strCache>
                <c:ptCount val="1"/>
                <c:pt idx="0">
                  <c:v>H11</c:v>
                </c:pt>
              </c:strCache>
            </c:strRef>
          </c:tx>
          <c:val>
            <c:numRef>
              <c:f>Sheet5!$L$2:$L$34</c:f>
              <c:numCache>
                <c:formatCode>General</c:formatCode>
                <c:ptCount val="33"/>
                <c:pt idx="0">
                  <c:v>1</c:v>
                </c:pt>
                <c:pt idx="1">
                  <c:v>0.9990605157412803</c:v>
                </c:pt>
                <c:pt idx="2">
                  <c:v>0.99524933001745086</c:v>
                </c:pt>
                <c:pt idx="3">
                  <c:v>0.99403061521961333</c:v>
                </c:pt>
                <c:pt idx="4">
                  <c:v>0.99296529305443004</c:v>
                </c:pt>
                <c:pt idx="5">
                  <c:v>0.98990812917705417</c:v>
                </c:pt>
                <c:pt idx="6">
                  <c:v>0.98870934558873713</c:v>
                </c:pt>
                <c:pt idx="7">
                  <c:v>0.98846527597560729</c:v>
                </c:pt>
                <c:pt idx="8">
                  <c:v>0.98851262236705917</c:v>
                </c:pt>
                <c:pt idx="9">
                  <c:v>0.98884186145025332</c:v>
                </c:pt>
                <c:pt idx="10">
                  <c:v>0.98902403521855775</c:v>
                </c:pt>
                <c:pt idx="11">
                  <c:v>0.98944206398228229</c:v>
                </c:pt>
                <c:pt idx="12">
                  <c:v>0.98819184472912769</c:v>
                </c:pt>
                <c:pt idx="13">
                  <c:v>0.98772547117092591</c:v>
                </c:pt>
                <c:pt idx="14">
                  <c:v>0.98775538769717364</c:v>
                </c:pt>
                <c:pt idx="15">
                  <c:v>0.98800413705644452</c:v>
                </c:pt>
                <c:pt idx="16">
                  <c:v>0.98860451364700963</c:v>
                </c:pt>
                <c:pt idx="17">
                  <c:v>0.9892212780959706</c:v>
                </c:pt>
                <c:pt idx="18">
                  <c:v>0.99877273239468012</c:v>
                </c:pt>
                <c:pt idx="19">
                  <c:v>0.99682495831656681</c:v>
                </c:pt>
                <c:pt idx="20">
                  <c:v>0.9964414371007958</c:v>
                </c:pt>
                <c:pt idx="21">
                  <c:v>0.99609447625637149</c:v>
                </c:pt>
                <c:pt idx="22">
                  <c:v>0.99332344230740766</c:v>
                </c:pt>
                <c:pt idx="23">
                  <c:v>0.9897417395928596</c:v>
                </c:pt>
                <c:pt idx="24">
                  <c:v>0.98795786846894151</c:v>
                </c:pt>
                <c:pt idx="25">
                  <c:v>0.98948526231470868</c:v>
                </c:pt>
                <c:pt idx="26">
                  <c:v>0.98896466947048378</c:v>
                </c:pt>
                <c:pt idx="27">
                  <c:v>0.98674366576557793</c:v>
                </c:pt>
                <c:pt idx="28">
                  <c:v>0.98528439379185506</c:v>
                </c:pt>
                <c:pt idx="29">
                  <c:v>0.98487943982593751</c:v>
                </c:pt>
                <c:pt idx="30">
                  <c:v>0.98460908387215851</c:v>
                </c:pt>
                <c:pt idx="31">
                  <c:v>0.98473228286226766</c:v>
                </c:pt>
                <c:pt idx="32">
                  <c:v>0.98523537911102788</c:v>
                </c:pt>
              </c:numCache>
            </c:numRef>
          </c:val>
          <c:smooth val="0"/>
          <c:extLst>
            <c:ext xmlns:c16="http://schemas.microsoft.com/office/drawing/2014/chart" uri="{C3380CC4-5D6E-409C-BE32-E72D297353CC}">
              <c16:uniqueId val="{0000000A-085E-4553-9228-BC6FB06BE6C3}"/>
            </c:ext>
          </c:extLst>
        </c:ser>
        <c:ser>
          <c:idx val="11"/>
          <c:order val="11"/>
          <c:tx>
            <c:strRef>
              <c:f>Sheet5!$M$1</c:f>
              <c:strCache>
                <c:ptCount val="1"/>
                <c:pt idx="0">
                  <c:v>H12</c:v>
                </c:pt>
              </c:strCache>
            </c:strRef>
          </c:tx>
          <c:val>
            <c:numRef>
              <c:f>Sheet5!$M$2:$M$34</c:f>
              <c:numCache>
                <c:formatCode>General</c:formatCode>
                <c:ptCount val="33"/>
                <c:pt idx="0">
                  <c:v>1</c:v>
                </c:pt>
                <c:pt idx="1">
                  <c:v>0.99901179783352467</c:v>
                </c:pt>
                <c:pt idx="2">
                  <c:v>0.99498501025002473</c:v>
                </c:pt>
                <c:pt idx="3">
                  <c:v>0.9936566590179865</c:v>
                </c:pt>
                <c:pt idx="4">
                  <c:v>0.99248350069853519</c:v>
                </c:pt>
                <c:pt idx="5">
                  <c:v>0.98917001154780271</c:v>
                </c:pt>
                <c:pt idx="6">
                  <c:v>0.9879151625884377</c:v>
                </c:pt>
                <c:pt idx="7">
                  <c:v>0.98759426261242378</c:v>
                </c:pt>
                <c:pt idx="8">
                  <c:v>0.98754312270350453</c:v>
                </c:pt>
                <c:pt idx="9">
                  <c:v>0.98778135036103953</c:v>
                </c:pt>
                <c:pt idx="10">
                  <c:v>0.98795020836988579</c:v>
                </c:pt>
                <c:pt idx="11">
                  <c:v>0.98834515136013523</c:v>
                </c:pt>
                <c:pt idx="12">
                  <c:v>0.98699774008055818</c:v>
                </c:pt>
                <c:pt idx="13">
                  <c:v>0.98649535872540051</c:v>
                </c:pt>
                <c:pt idx="14">
                  <c:v>0.98650327460000242</c:v>
                </c:pt>
                <c:pt idx="15">
                  <c:v>0.98673100736757713</c:v>
                </c:pt>
                <c:pt idx="16">
                  <c:v>0.98730057925334358</c:v>
                </c:pt>
                <c:pt idx="17">
                  <c:v>0.98790868936659704</c:v>
                </c:pt>
                <c:pt idx="18">
                  <c:v>0.99871509184174256</c:v>
                </c:pt>
                <c:pt idx="19">
                  <c:v>0.99670689593936657</c:v>
                </c:pt>
                <c:pt idx="20">
                  <c:v>0.9963114761480576</c:v>
                </c:pt>
                <c:pt idx="21">
                  <c:v>0.99595374946013837</c:v>
                </c:pt>
                <c:pt idx="22">
                  <c:v>0.99299873187677568</c:v>
                </c:pt>
                <c:pt idx="23">
                  <c:v>0.98930466650580995</c:v>
                </c:pt>
                <c:pt idx="24">
                  <c:v>0.98746478566039086</c:v>
                </c:pt>
                <c:pt idx="25">
                  <c:v>0.98872178105351471</c:v>
                </c:pt>
                <c:pt idx="26">
                  <c:v>0.98816793967913719</c:v>
                </c:pt>
                <c:pt idx="27">
                  <c:v>0.98581401062784968</c:v>
                </c:pt>
                <c:pt idx="28">
                  <c:v>0.98426099747036466</c:v>
                </c:pt>
                <c:pt idx="29">
                  <c:v>0.98381334157022715</c:v>
                </c:pt>
                <c:pt idx="30">
                  <c:v>0.98347722608181021</c:v>
                </c:pt>
                <c:pt idx="31">
                  <c:v>0.98358616784815245</c:v>
                </c:pt>
                <c:pt idx="32">
                  <c:v>0.98408539165175557</c:v>
                </c:pt>
              </c:numCache>
            </c:numRef>
          </c:val>
          <c:smooth val="0"/>
          <c:extLst>
            <c:ext xmlns:c16="http://schemas.microsoft.com/office/drawing/2014/chart" uri="{C3380CC4-5D6E-409C-BE32-E72D297353CC}">
              <c16:uniqueId val="{0000000B-085E-4553-9228-BC6FB06BE6C3}"/>
            </c:ext>
          </c:extLst>
        </c:ser>
        <c:ser>
          <c:idx val="12"/>
          <c:order val="12"/>
          <c:tx>
            <c:strRef>
              <c:f>Sheet5!$N$1</c:f>
              <c:strCache>
                <c:ptCount val="1"/>
                <c:pt idx="0">
                  <c:v>H13</c:v>
                </c:pt>
              </c:strCache>
            </c:strRef>
          </c:tx>
          <c:val>
            <c:numRef>
              <c:f>Sheet5!$N$2:$N$34</c:f>
              <c:numCache>
                <c:formatCode>General</c:formatCode>
                <c:ptCount val="33"/>
                <c:pt idx="0">
                  <c:v>1</c:v>
                </c:pt>
                <c:pt idx="1">
                  <c:v>0.99894531269861186</c:v>
                </c:pt>
                <c:pt idx="2">
                  <c:v>0.99462422999087763</c:v>
                </c:pt>
                <c:pt idx="3">
                  <c:v>0.99314616386260313</c:v>
                </c:pt>
                <c:pt idx="4">
                  <c:v>0.99182573570333832</c:v>
                </c:pt>
                <c:pt idx="5">
                  <c:v>0.98816215098458327</c:v>
                </c:pt>
                <c:pt idx="6">
                  <c:v>0.9868307185859605</c:v>
                </c:pt>
                <c:pt idx="7">
                  <c:v>0.98640487646660002</c:v>
                </c:pt>
                <c:pt idx="8">
                  <c:v>0.98621918810471576</c:v>
                </c:pt>
                <c:pt idx="9">
                  <c:v>0.98633307498653056</c:v>
                </c:pt>
                <c:pt idx="10">
                  <c:v>0.98648374156546803</c:v>
                </c:pt>
                <c:pt idx="11">
                  <c:v>0.98684714365310522</c:v>
                </c:pt>
                <c:pt idx="12">
                  <c:v>0.98536692629333977</c:v>
                </c:pt>
                <c:pt idx="13">
                  <c:v>0.98481534172638341</c:v>
                </c:pt>
                <c:pt idx="14">
                  <c:v>0.98479319664400644</c:v>
                </c:pt>
                <c:pt idx="15">
                  <c:v>0.98499221189607544</c:v>
                </c:pt>
                <c:pt idx="16">
                  <c:v>0.98551969488241831</c:v>
                </c:pt>
                <c:pt idx="17">
                  <c:v>0.9861159871729267</c:v>
                </c:pt>
                <c:pt idx="18">
                  <c:v>0.99863644793173656</c:v>
                </c:pt>
                <c:pt idx="19">
                  <c:v>0.99654591290568162</c:v>
                </c:pt>
                <c:pt idx="20">
                  <c:v>0.99613427833714951</c:v>
                </c:pt>
                <c:pt idx="21">
                  <c:v>0.99576188035224678</c:v>
                </c:pt>
                <c:pt idx="22">
                  <c:v>0.99255558972193714</c:v>
                </c:pt>
                <c:pt idx="23">
                  <c:v>0.98870827711602671</c:v>
                </c:pt>
                <c:pt idx="24">
                  <c:v>0.98679200197237049</c:v>
                </c:pt>
                <c:pt idx="25">
                  <c:v>0.98767927909253961</c:v>
                </c:pt>
                <c:pt idx="26">
                  <c:v>0.9870800251249745</c:v>
                </c:pt>
                <c:pt idx="27">
                  <c:v>0.98454452447221275</c:v>
                </c:pt>
                <c:pt idx="28">
                  <c:v>0.9828634626162861</c:v>
                </c:pt>
                <c:pt idx="29">
                  <c:v>0.98235747613174229</c:v>
                </c:pt>
                <c:pt idx="30">
                  <c:v>0.98193152840927966</c:v>
                </c:pt>
                <c:pt idx="31">
                  <c:v>0.98202099436682821</c:v>
                </c:pt>
                <c:pt idx="32">
                  <c:v>0.98251493011616786</c:v>
                </c:pt>
              </c:numCache>
            </c:numRef>
          </c:val>
          <c:smooth val="0"/>
          <c:extLst>
            <c:ext xmlns:c16="http://schemas.microsoft.com/office/drawing/2014/chart" uri="{C3380CC4-5D6E-409C-BE32-E72D297353CC}">
              <c16:uniqueId val="{0000000C-085E-4553-9228-BC6FB06BE6C3}"/>
            </c:ext>
          </c:extLst>
        </c:ser>
        <c:ser>
          <c:idx val="13"/>
          <c:order val="13"/>
          <c:tx>
            <c:strRef>
              <c:f>Sheet5!$O$1</c:f>
              <c:strCache>
                <c:ptCount val="1"/>
                <c:pt idx="0">
                  <c:v>H14</c:v>
                </c:pt>
              </c:strCache>
            </c:strRef>
          </c:tx>
          <c:val>
            <c:numRef>
              <c:f>Sheet5!$O$2:$O$34</c:f>
              <c:numCache>
                <c:formatCode>General</c:formatCode>
                <c:ptCount val="33"/>
                <c:pt idx="0">
                  <c:v>1</c:v>
                </c:pt>
                <c:pt idx="1">
                  <c:v>0.99900433222202079</c:v>
                </c:pt>
                <c:pt idx="2">
                  <c:v>0.9949445019320835</c:v>
                </c:pt>
                <c:pt idx="3">
                  <c:v>0.99359934462603317</c:v>
                </c:pt>
                <c:pt idx="4">
                  <c:v>0.99240965546088666</c:v>
                </c:pt>
                <c:pt idx="5">
                  <c:v>0.98905687064567671</c:v>
                </c:pt>
                <c:pt idx="6">
                  <c:v>0.98779342614884491</c:v>
                </c:pt>
                <c:pt idx="7">
                  <c:v>0.98746074740331957</c:v>
                </c:pt>
                <c:pt idx="8">
                  <c:v>0.98739450714594956</c:v>
                </c:pt>
                <c:pt idx="9">
                  <c:v>0.98761878028134609</c:v>
                </c:pt>
                <c:pt idx="10">
                  <c:v>0.98778559663544163</c:v>
                </c:pt>
                <c:pt idx="11">
                  <c:v>0.9881769999336053</c:v>
                </c:pt>
                <c:pt idx="12">
                  <c:v>0.98681468527361949</c:v>
                </c:pt>
                <c:pt idx="13">
                  <c:v>0.98630678240853997</c:v>
                </c:pt>
                <c:pt idx="14">
                  <c:v>0.98631132467947635</c:v>
                </c:pt>
                <c:pt idx="15">
                  <c:v>0.98653583477122442</c:v>
                </c:pt>
                <c:pt idx="16">
                  <c:v>0.98710068306818333</c:v>
                </c:pt>
                <c:pt idx="17">
                  <c:v>0.98770746624267769</c:v>
                </c:pt>
                <c:pt idx="18">
                  <c:v>0.99870625989530859</c:v>
                </c:pt>
                <c:pt idx="19">
                  <c:v>0.99668881136093213</c:v>
                </c:pt>
                <c:pt idx="20">
                  <c:v>0.99629156948648789</c:v>
                </c:pt>
                <c:pt idx="21">
                  <c:v>0.99593219416764645</c:v>
                </c:pt>
                <c:pt idx="22">
                  <c:v>0.99294897212556532</c:v>
                </c:pt>
                <c:pt idx="23">
                  <c:v>0.98923769329748279</c:v>
                </c:pt>
                <c:pt idx="24">
                  <c:v>0.98738923175393056</c:v>
                </c:pt>
                <c:pt idx="25">
                  <c:v>0.98860475188052976</c:v>
                </c:pt>
                <c:pt idx="26">
                  <c:v>0.98804581335856334</c:v>
                </c:pt>
                <c:pt idx="27">
                  <c:v>0.9856715054290246</c:v>
                </c:pt>
                <c:pt idx="28">
                  <c:v>0.98410412067011976</c:v>
                </c:pt>
                <c:pt idx="29">
                  <c:v>0.98364991804285284</c:v>
                </c:pt>
                <c:pt idx="30">
                  <c:v>0.98330372053810666</c:v>
                </c:pt>
                <c:pt idx="31">
                  <c:v>0.983410476469469</c:v>
                </c:pt>
                <c:pt idx="32">
                  <c:v>0.98390910667136389</c:v>
                </c:pt>
              </c:numCache>
            </c:numRef>
          </c:val>
          <c:smooth val="0"/>
          <c:extLst>
            <c:ext xmlns:c16="http://schemas.microsoft.com/office/drawing/2014/chart" uri="{C3380CC4-5D6E-409C-BE32-E72D297353CC}">
              <c16:uniqueId val="{0000000D-085E-4553-9228-BC6FB06BE6C3}"/>
            </c:ext>
          </c:extLst>
        </c:ser>
        <c:ser>
          <c:idx val="14"/>
          <c:order val="14"/>
          <c:tx>
            <c:strRef>
              <c:f>Sheet5!$P$1</c:f>
              <c:strCache>
                <c:ptCount val="1"/>
                <c:pt idx="0">
                  <c:v>H15</c:v>
                </c:pt>
              </c:strCache>
            </c:strRef>
          </c:tx>
          <c:val>
            <c:numRef>
              <c:f>Sheet5!$P$2:$P$34</c:f>
              <c:numCache>
                <c:formatCode>General</c:formatCode>
                <c:ptCount val="33"/>
                <c:pt idx="0">
                  <c:v>1</c:v>
                </c:pt>
                <c:pt idx="1">
                  <c:v>0.99903260802481053</c:v>
                </c:pt>
                <c:pt idx="2">
                  <c:v>0.99509792114794116</c:v>
                </c:pt>
                <c:pt idx="3">
                  <c:v>0.99381640908401958</c:v>
                </c:pt>
                <c:pt idx="4">
                  <c:v>0.99268932182939751</c:v>
                </c:pt>
                <c:pt idx="5">
                  <c:v>0.98948534587901127</c:v>
                </c:pt>
                <c:pt idx="6">
                  <c:v>0.9882544511494098</c:v>
                </c:pt>
                <c:pt idx="7">
                  <c:v>0.98796637693303557</c:v>
                </c:pt>
                <c:pt idx="8">
                  <c:v>0.98795731740036052</c:v>
                </c:pt>
                <c:pt idx="9">
                  <c:v>0.98823443198547822</c:v>
                </c:pt>
                <c:pt idx="10">
                  <c:v>0.9884089794709795</c:v>
                </c:pt>
                <c:pt idx="11">
                  <c:v>0.98881378646289453</c:v>
                </c:pt>
                <c:pt idx="12">
                  <c:v>0.98750790459409532</c:v>
                </c:pt>
                <c:pt idx="13">
                  <c:v>0.98702090922143249</c:v>
                </c:pt>
                <c:pt idx="14">
                  <c:v>0.98703822585335299</c:v>
                </c:pt>
                <c:pt idx="15">
                  <c:v>0.98727493885192841</c:v>
                </c:pt>
                <c:pt idx="16">
                  <c:v>0.98785767336605312</c:v>
                </c:pt>
                <c:pt idx="17">
                  <c:v>0.9884694812544591</c:v>
                </c:pt>
                <c:pt idx="18">
                  <c:v>0.99873971203831591</c:v>
                </c:pt>
                <c:pt idx="19">
                  <c:v>0.99675731673072798</c:v>
                </c:pt>
                <c:pt idx="20">
                  <c:v>0.99636697773510285</c:v>
                </c:pt>
                <c:pt idx="21">
                  <c:v>0.99601384816776772</c:v>
                </c:pt>
                <c:pt idx="22">
                  <c:v>0.99313743501093577</c:v>
                </c:pt>
                <c:pt idx="23">
                  <c:v>0.9894913589620955</c:v>
                </c:pt>
                <c:pt idx="24">
                  <c:v>0.98767539984424157</c:v>
                </c:pt>
                <c:pt idx="25">
                  <c:v>0.98904795172029647</c:v>
                </c:pt>
                <c:pt idx="26">
                  <c:v>0.98850831557572338</c:v>
                </c:pt>
                <c:pt idx="27">
                  <c:v>0.98621117921019308</c:v>
                </c:pt>
                <c:pt idx="28">
                  <c:v>0.98469821731051144</c:v>
                </c:pt>
                <c:pt idx="29">
                  <c:v>0.98426880600619171</c:v>
                </c:pt>
                <c:pt idx="30">
                  <c:v>0.98396078696274658</c:v>
                </c:pt>
                <c:pt idx="31">
                  <c:v>0.9840758202326243</c:v>
                </c:pt>
                <c:pt idx="32">
                  <c:v>0.98457669842969731</c:v>
                </c:pt>
              </c:numCache>
            </c:numRef>
          </c:val>
          <c:smooth val="0"/>
          <c:extLst>
            <c:ext xmlns:c16="http://schemas.microsoft.com/office/drawing/2014/chart" uri="{C3380CC4-5D6E-409C-BE32-E72D297353CC}">
              <c16:uniqueId val="{0000000E-085E-4553-9228-BC6FB06BE6C3}"/>
            </c:ext>
          </c:extLst>
        </c:ser>
        <c:ser>
          <c:idx val="15"/>
          <c:order val="15"/>
          <c:tx>
            <c:strRef>
              <c:f>Sheet5!$Q$1</c:f>
              <c:strCache>
                <c:ptCount val="1"/>
                <c:pt idx="0">
                  <c:v>H16</c:v>
                </c:pt>
              </c:strCache>
            </c:strRef>
          </c:tx>
          <c:val>
            <c:numRef>
              <c:f>Sheet5!$Q$2:$Q$34</c:f>
              <c:numCache>
                <c:formatCode>General</c:formatCode>
                <c:ptCount val="33"/>
                <c:pt idx="0">
                  <c:v>1</c:v>
                </c:pt>
                <c:pt idx="1">
                  <c:v>0.99900759564341091</c:v>
                </c:pt>
                <c:pt idx="2">
                  <c:v>0.99496220933254231</c:v>
                </c:pt>
                <c:pt idx="3">
                  <c:v>0.99362439858801543</c:v>
                </c:pt>
                <c:pt idx="4">
                  <c:v>0.99244193569588413</c:v>
                </c:pt>
                <c:pt idx="5">
                  <c:v>0.9891063286045455</c:v>
                </c:pt>
                <c:pt idx="6">
                  <c:v>0.98784664158099622</c:v>
                </c:pt>
                <c:pt idx="7">
                  <c:v>0.9875191118242026</c:v>
                </c:pt>
                <c:pt idx="8">
                  <c:v>0.98745947260571765</c:v>
                </c:pt>
                <c:pt idx="9">
                  <c:v>0.98768984589629749</c:v>
                </c:pt>
                <c:pt idx="10">
                  <c:v>0.98785755474996229</c:v>
                </c:pt>
                <c:pt idx="11">
                  <c:v>0.98825050540878301</c:v>
                </c:pt>
                <c:pt idx="12">
                  <c:v>0.98689470573245253</c:v>
                </c:pt>
                <c:pt idx="13">
                  <c:v>0.98638921658764023</c:v>
                </c:pt>
                <c:pt idx="14">
                  <c:v>0.98639523362394665</c:v>
                </c:pt>
                <c:pt idx="15">
                  <c:v>0.98662115250219085</c:v>
                </c:pt>
                <c:pt idx="16">
                  <c:v>0.98718806570709239</c:v>
                </c:pt>
                <c:pt idx="17">
                  <c:v>0.98779542894657713</c:v>
                </c:pt>
                <c:pt idx="18">
                  <c:v>0.99871012054652353</c:v>
                </c:pt>
                <c:pt idx="19">
                  <c:v>0.99669671637578894</c:v>
                </c:pt>
                <c:pt idx="20">
                  <c:v>0.99630027094164242</c:v>
                </c:pt>
                <c:pt idx="21">
                  <c:v>0.99594161624667399</c:v>
                </c:pt>
                <c:pt idx="22">
                  <c:v>0.99297072348259063</c:v>
                </c:pt>
                <c:pt idx="23">
                  <c:v>0.98926696895408517</c:v>
                </c:pt>
                <c:pt idx="24">
                  <c:v>0.98742225819044449</c:v>
                </c:pt>
                <c:pt idx="25">
                  <c:v>0.98865590955742633</c:v>
                </c:pt>
                <c:pt idx="26">
                  <c:v>0.98809919920536649</c:v>
                </c:pt>
                <c:pt idx="27">
                  <c:v>0.98573379973712305</c:v>
                </c:pt>
                <c:pt idx="28">
                  <c:v>0.98417269740963154</c:v>
                </c:pt>
                <c:pt idx="29">
                  <c:v>0.98372135663310212</c:v>
                </c:pt>
                <c:pt idx="30">
                  <c:v>0.98337956641230717</c:v>
                </c:pt>
                <c:pt idx="31">
                  <c:v>0.98348727786533463</c:v>
                </c:pt>
                <c:pt idx="32">
                  <c:v>0.98398616755259938</c:v>
                </c:pt>
              </c:numCache>
            </c:numRef>
          </c:val>
          <c:smooth val="0"/>
          <c:extLst>
            <c:ext xmlns:c16="http://schemas.microsoft.com/office/drawing/2014/chart" uri="{C3380CC4-5D6E-409C-BE32-E72D297353CC}">
              <c16:uniqueId val="{0000000F-085E-4553-9228-BC6FB06BE6C3}"/>
            </c:ext>
          </c:extLst>
        </c:ser>
        <c:ser>
          <c:idx val="16"/>
          <c:order val="16"/>
          <c:tx>
            <c:strRef>
              <c:f>Sheet5!$R$1</c:f>
              <c:strCache>
                <c:ptCount val="1"/>
                <c:pt idx="0">
                  <c:v>H17</c:v>
                </c:pt>
              </c:strCache>
            </c:strRef>
          </c:tx>
          <c:val>
            <c:numRef>
              <c:f>Sheet5!$R$2:$R$34</c:f>
              <c:numCache>
                <c:formatCode>General</c:formatCode>
                <c:ptCount val="33"/>
                <c:pt idx="0">
                  <c:v>1</c:v>
                </c:pt>
                <c:pt idx="1">
                  <c:v>0.99893645778626405</c:v>
                </c:pt>
                <c:pt idx="2">
                  <c:v>0.99457617331740356</c:v>
                </c:pt>
                <c:pt idx="3">
                  <c:v>0.99307815878356531</c:v>
                </c:pt>
                <c:pt idx="4">
                  <c:v>0.99173810681541952</c:v>
                </c:pt>
                <c:pt idx="5">
                  <c:v>0.98802786830454992</c:v>
                </c:pt>
                <c:pt idx="6">
                  <c:v>0.98668622941905149</c:v>
                </c:pt>
                <c:pt idx="7">
                  <c:v>0.98624640186118351</c:v>
                </c:pt>
                <c:pt idx="8">
                  <c:v>0.98604277981879607</c:v>
                </c:pt>
                <c:pt idx="9">
                  <c:v>0.98614009311249862</c:v>
                </c:pt>
                <c:pt idx="10">
                  <c:v>0.98628833487765044</c:v>
                </c:pt>
                <c:pt idx="11">
                  <c:v>0.9866475328827462</c:v>
                </c:pt>
                <c:pt idx="12">
                  <c:v>0.98514961154548508</c:v>
                </c:pt>
                <c:pt idx="13">
                  <c:v>0.98459146761808025</c:v>
                </c:pt>
                <c:pt idx="14">
                  <c:v>0.98456531485698395</c:v>
                </c:pt>
                <c:pt idx="15">
                  <c:v>0.98476050183293551</c:v>
                </c:pt>
                <c:pt idx="16">
                  <c:v>0.98528237352402459</c:v>
                </c:pt>
                <c:pt idx="17">
                  <c:v>0.98587708978560129</c:v>
                </c:pt>
                <c:pt idx="18">
                  <c:v>0.99862597522168262</c:v>
                </c:pt>
                <c:pt idx="19">
                  <c:v>0.9965244842157861</c:v>
                </c:pt>
                <c:pt idx="20">
                  <c:v>0.99611069210987591</c:v>
                </c:pt>
                <c:pt idx="21">
                  <c:v>0.99573634194996308</c:v>
                </c:pt>
                <c:pt idx="22">
                  <c:v>0.99249656834766109</c:v>
                </c:pt>
                <c:pt idx="23">
                  <c:v>0.98862885376086962</c:v>
                </c:pt>
                <c:pt idx="24">
                  <c:v>0.98670240774417062</c:v>
                </c:pt>
                <c:pt idx="25">
                  <c:v>0.98754038027403557</c:v>
                </c:pt>
                <c:pt idx="26">
                  <c:v>0.98693507467067265</c:v>
                </c:pt>
                <c:pt idx="27">
                  <c:v>0.98437537663575569</c:v>
                </c:pt>
                <c:pt idx="28">
                  <c:v>0.98267725007794648</c:v>
                </c:pt>
                <c:pt idx="29">
                  <c:v>0.9821634899878281</c:v>
                </c:pt>
                <c:pt idx="30">
                  <c:v>0.9817255700529004</c:v>
                </c:pt>
                <c:pt idx="31">
                  <c:v>0.98181244046058169</c:v>
                </c:pt>
                <c:pt idx="32">
                  <c:v>0.98230567162551463</c:v>
                </c:pt>
              </c:numCache>
            </c:numRef>
          </c:val>
          <c:smooth val="0"/>
          <c:extLst>
            <c:ext xmlns:c16="http://schemas.microsoft.com/office/drawing/2014/chart" uri="{C3380CC4-5D6E-409C-BE32-E72D297353CC}">
              <c16:uniqueId val="{00000010-085E-4553-9228-BC6FB06BE6C3}"/>
            </c:ext>
          </c:extLst>
        </c:ser>
        <c:ser>
          <c:idx val="17"/>
          <c:order val="17"/>
          <c:tx>
            <c:strRef>
              <c:f>Sheet5!$S$1</c:f>
              <c:strCache>
                <c:ptCount val="1"/>
                <c:pt idx="0">
                  <c:v>H18</c:v>
                </c:pt>
              </c:strCache>
            </c:strRef>
          </c:tx>
          <c:val>
            <c:numRef>
              <c:f>Sheet5!$S$2:$S$34</c:f>
              <c:numCache>
                <c:formatCode>General</c:formatCode>
                <c:ptCount val="33"/>
                <c:pt idx="0">
                  <c:v>1</c:v>
                </c:pt>
                <c:pt idx="1">
                  <c:v>0.99866635770592516</c:v>
                </c:pt>
                <c:pt idx="2">
                  <c:v>0.99310966990033556</c:v>
                </c:pt>
                <c:pt idx="3">
                  <c:v>0.99100222524967896</c:v>
                </c:pt>
                <c:pt idx="4">
                  <c:v>0.98906252620443436</c:v>
                </c:pt>
                <c:pt idx="5">
                  <c:v>0.98392631087278337</c:v>
                </c:pt>
                <c:pt idx="6">
                  <c:v>0.98227261851106751</c:v>
                </c:pt>
                <c:pt idx="7">
                  <c:v>0.98140525533881862</c:v>
                </c:pt>
                <c:pt idx="8">
                  <c:v>0.9806531189552925</c:v>
                </c:pt>
                <c:pt idx="9">
                  <c:v>0.98024347065470863</c:v>
                </c:pt>
                <c:pt idx="10">
                  <c:v>0.98031754326606491</c:v>
                </c:pt>
                <c:pt idx="11">
                  <c:v>0.98054814150842851</c:v>
                </c:pt>
                <c:pt idx="12">
                  <c:v>0.97850846076053721</c:v>
                </c:pt>
                <c:pt idx="13">
                  <c:v>0.97774957712421451</c:v>
                </c:pt>
                <c:pt idx="14">
                  <c:v>0.97760077916196331</c:v>
                </c:pt>
                <c:pt idx="15">
                  <c:v>0.97767881668857382</c:v>
                </c:pt>
                <c:pt idx="16">
                  <c:v>0.97802897527945065</c:v>
                </c:pt>
                <c:pt idx="17">
                  <c:v>0.97857548437716768</c:v>
                </c:pt>
                <c:pt idx="18">
                  <c:v>0.9983067061013885</c:v>
                </c:pt>
                <c:pt idx="19">
                  <c:v>0.99587220468244353</c:v>
                </c:pt>
                <c:pt idx="20">
                  <c:v>0.99539283224189801</c:v>
                </c:pt>
                <c:pt idx="21">
                  <c:v>0.9949591424644697</c:v>
                </c:pt>
                <c:pt idx="22">
                  <c:v>0.99069614648310034</c:v>
                </c:pt>
                <c:pt idx="23">
                  <c:v>0.98620706201107644</c:v>
                </c:pt>
                <c:pt idx="24">
                  <c:v>0.98397080175426721</c:v>
                </c:pt>
                <c:pt idx="25">
                  <c:v>0.98329774360691058</c:v>
                </c:pt>
                <c:pt idx="26">
                  <c:v>0.9825074660982992</c:v>
                </c:pt>
                <c:pt idx="27">
                  <c:v>0.97920800866682112</c:v>
                </c:pt>
                <c:pt idx="28">
                  <c:v>0.97698816838480085</c:v>
                </c:pt>
                <c:pt idx="29">
                  <c:v>0.97623674287002249</c:v>
                </c:pt>
                <c:pt idx="30">
                  <c:v>0.97543274095187349</c:v>
                </c:pt>
                <c:pt idx="31">
                  <c:v>0.97544025132830892</c:v>
                </c:pt>
                <c:pt idx="32">
                  <c:v>0.97591195766136773</c:v>
                </c:pt>
              </c:numCache>
            </c:numRef>
          </c:val>
          <c:smooth val="0"/>
          <c:extLst>
            <c:ext xmlns:c16="http://schemas.microsoft.com/office/drawing/2014/chart" uri="{C3380CC4-5D6E-409C-BE32-E72D297353CC}">
              <c16:uniqueId val="{00000011-085E-4553-9228-BC6FB06BE6C3}"/>
            </c:ext>
          </c:extLst>
        </c:ser>
        <c:ser>
          <c:idx val="18"/>
          <c:order val="18"/>
          <c:tx>
            <c:strRef>
              <c:f>Sheet5!$T$1</c:f>
              <c:strCache>
                <c:ptCount val="1"/>
                <c:pt idx="0">
                  <c:v>H19</c:v>
                </c:pt>
              </c:strCache>
            </c:strRef>
          </c:tx>
          <c:val>
            <c:numRef>
              <c:f>Sheet5!$T$2:$T$34</c:f>
              <c:numCache>
                <c:formatCode>General</c:formatCode>
                <c:ptCount val="33"/>
                <c:pt idx="0">
                  <c:v>1</c:v>
                </c:pt>
                <c:pt idx="1">
                  <c:v>0.99791822480188686</c:v>
                </c:pt>
                <c:pt idx="2">
                  <c:v>0.98904115896018863</c:v>
                </c:pt>
                <c:pt idx="3">
                  <c:v>0.9852358896945077</c:v>
                </c:pt>
                <c:pt idx="4">
                  <c:v>0.98162424078149391</c:v>
                </c:pt>
                <c:pt idx="5">
                  <c:v>0.97250822151830663</c:v>
                </c:pt>
                <c:pt idx="6">
                  <c:v>0.96998264040321069</c:v>
                </c:pt>
                <c:pt idx="7">
                  <c:v>0.96792130279352906</c:v>
                </c:pt>
                <c:pt idx="8">
                  <c:v>0.96563438464959694</c:v>
                </c:pt>
                <c:pt idx="9">
                  <c:v>0.96380572869045456</c:v>
                </c:pt>
                <c:pt idx="10">
                  <c:v>0.96367222251425411</c:v>
                </c:pt>
                <c:pt idx="11">
                  <c:v>0.96354283070562652</c:v>
                </c:pt>
                <c:pt idx="12">
                  <c:v>0.95998441205154506</c:v>
                </c:pt>
                <c:pt idx="13">
                  <c:v>0.95866260832799122</c:v>
                </c:pt>
                <c:pt idx="14">
                  <c:v>0.95816992579385729</c:v>
                </c:pt>
                <c:pt idx="15">
                  <c:v>0.95791954670992352</c:v>
                </c:pt>
                <c:pt idx="16">
                  <c:v>0.95778830959025052</c:v>
                </c:pt>
                <c:pt idx="17">
                  <c:v>0.95819989532954852</c:v>
                </c:pt>
                <c:pt idx="18">
                  <c:v>0.9974242137914241</c:v>
                </c:pt>
                <c:pt idx="19">
                  <c:v>0.99407943097236451</c:v>
                </c:pt>
                <c:pt idx="20">
                  <c:v>0.99342078213162932</c:v>
                </c:pt>
                <c:pt idx="21">
                  <c:v>0.99282486166330763</c:v>
                </c:pt>
                <c:pt idx="22">
                  <c:v>0.98570835866150464</c:v>
                </c:pt>
                <c:pt idx="23">
                  <c:v>0.97950814954938625</c:v>
                </c:pt>
                <c:pt idx="24">
                  <c:v>0.9764182534488669</c:v>
                </c:pt>
                <c:pt idx="25">
                  <c:v>0.97148605426995127</c:v>
                </c:pt>
                <c:pt idx="26">
                  <c:v>0.97017950324248003</c:v>
                </c:pt>
                <c:pt idx="27">
                  <c:v>0.96481372336824034</c:v>
                </c:pt>
                <c:pt idx="28">
                  <c:v>0.9611364674194206</c:v>
                </c:pt>
                <c:pt idx="29">
                  <c:v>0.95972106191335271</c:v>
                </c:pt>
                <c:pt idx="30">
                  <c:v>0.95789377875325032</c:v>
                </c:pt>
                <c:pt idx="31">
                  <c:v>0.95767952021137415</c:v>
                </c:pt>
                <c:pt idx="32">
                  <c:v>0.95809126620432483</c:v>
                </c:pt>
              </c:numCache>
            </c:numRef>
          </c:val>
          <c:smooth val="0"/>
          <c:extLst>
            <c:ext xmlns:c16="http://schemas.microsoft.com/office/drawing/2014/chart" uri="{C3380CC4-5D6E-409C-BE32-E72D297353CC}">
              <c16:uniqueId val="{00000012-085E-4553-9228-BC6FB06BE6C3}"/>
            </c:ext>
          </c:extLst>
        </c:ser>
        <c:ser>
          <c:idx val="19"/>
          <c:order val="19"/>
          <c:tx>
            <c:strRef>
              <c:f>Sheet5!$U$1</c:f>
              <c:strCache>
                <c:ptCount val="1"/>
                <c:pt idx="0">
                  <c:v>H20</c:v>
                </c:pt>
              </c:strCache>
            </c:strRef>
          </c:tx>
          <c:val>
            <c:numRef>
              <c:f>Sheet5!$U$2:$U$34</c:f>
              <c:numCache>
                <c:formatCode>General</c:formatCode>
                <c:ptCount val="33"/>
                <c:pt idx="0">
                  <c:v>1</c:v>
                </c:pt>
                <c:pt idx="1">
                  <c:v>0.99772655273361921</c:v>
                </c:pt>
                <c:pt idx="2">
                  <c:v>0.98799723300111764</c:v>
                </c:pt>
                <c:pt idx="3">
                  <c:v>0.98375459561190048</c:v>
                </c:pt>
                <c:pt idx="4">
                  <c:v>0.97971191029093163</c:v>
                </c:pt>
                <c:pt idx="5">
                  <c:v>0.96956893881727957</c:v>
                </c:pt>
                <c:pt idx="6">
                  <c:v>0.96681813370203851</c:v>
                </c:pt>
                <c:pt idx="7">
                  <c:v>0.96444851074997162</c:v>
                </c:pt>
                <c:pt idx="8">
                  <c:v>0.96176458371193618</c:v>
                </c:pt>
                <c:pt idx="9">
                  <c:v>0.95956874441823237</c:v>
                </c:pt>
                <c:pt idx="10">
                  <c:v>0.9593815307696254</c:v>
                </c:pt>
                <c:pt idx="11">
                  <c:v>0.95915897903933467</c:v>
                </c:pt>
                <c:pt idx="12">
                  <c:v>0.95520699567030509</c:v>
                </c:pt>
                <c:pt idx="13">
                  <c:v>0.95373927302719819</c:v>
                </c:pt>
                <c:pt idx="14">
                  <c:v>0.95315745909601168</c:v>
                </c:pt>
                <c:pt idx="15">
                  <c:v>0.95282197203719321</c:v>
                </c:pt>
                <c:pt idx="16">
                  <c:v>0.95256597871078852</c:v>
                </c:pt>
                <c:pt idx="17">
                  <c:v>0.95294265355906682</c:v>
                </c:pt>
                <c:pt idx="18">
                  <c:v>0.9971985594318642</c:v>
                </c:pt>
                <c:pt idx="19">
                  <c:v>0.99362347850781063</c:v>
                </c:pt>
                <c:pt idx="20">
                  <c:v>0.99291947029716654</c:v>
                </c:pt>
                <c:pt idx="21">
                  <c:v>0.99228249988024764</c:v>
                </c:pt>
                <c:pt idx="22">
                  <c:v>0.98443030121520325</c:v>
                </c:pt>
                <c:pt idx="23">
                  <c:v>0.97779416701118316</c:v>
                </c:pt>
                <c:pt idx="24">
                  <c:v>0.97448668717174536</c:v>
                </c:pt>
                <c:pt idx="25">
                  <c:v>0.96844524230983264</c:v>
                </c:pt>
                <c:pt idx="26">
                  <c:v>0.96700546548865662</c:v>
                </c:pt>
                <c:pt idx="27">
                  <c:v>0.9611060773922746</c:v>
                </c:pt>
                <c:pt idx="28">
                  <c:v>0.95705242116877165</c:v>
                </c:pt>
                <c:pt idx="29">
                  <c:v>0.95546551809793656</c:v>
                </c:pt>
                <c:pt idx="30">
                  <c:v>0.95337380217454593</c:v>
                </c:pt>
                <c:pt idx="31">
                  <c:v>0.9531022495994016</c:v>
                </c:pt>
                <c:pt idx="32">
                  <c:v>0.95349855146088258</c:v>
                </c:pt>
              </c:numCache>
            </c:numRef>
          </c:val>
          <c:smooth val="0"/>
          <c:extLst>
            <c:ext xmlns:c16="http://schemas.microsoft.com/office/drawing/2014/chart" uri="{C3380CC4-5D6E-409C-BE32-E72D297353CC}">
              <c16:uniqueId val="{00000013-085E-4553-9228-BC6FB06BE6C3}"/>
            </c:ext>
          </c:extLst>
        </c:ser>
        <c:ser>
          <c:idx val="20"/>
          <c:order val="20"/>
          <c:tx>
            <c:strRef>
              <c:f>Sheet5!$V$1</c:f>
              <c:strCache>
                <c:ptCount val="1"/>
                <c:pt idx="0">
                  <c:v>H21</c:v>
                </c:pt>
              </c:strCache>
            </c:strRef>
          </c:tx>
          <c:val>
            <c:numRef>
              <c:f>Sheet5!$V$2:$V$34</c:f>
              <c:numCache>
                <c:formatCode>General</c:formatCode>
                <c:ptCount val="33"/>
                <c:pt idx="0">
                  <c:v>1</c:v>
                </c:pt>
                <c:pt idx="1">
                  <c:v>0.9978399866212414</c:v>
                </c:pt>
                <c:pt idx="2">
                  <c:v>0.98861511950968561</c:v>
                </c:pt>
                <c:pt idx="3">
                  <c:v>0.9846314417405897</c:v>
                </c:pt>
                <c:pt idx="4">
                  <c:v>0.98084398379272741</c:v>
                </c:pt>
                <c:pt idx="5">
                  <c:v>0.97130914343987218</c:v>
                </c:pt>
                <c:pt idx="6">
                  <c:v>0.96869172167616491</c:v>
                </c:pt>
                <c:pt idx="7">
                  <c:v>0.96650466617392361</c:v>
                </c:pt>
                <c:pt idx="8">
                  <c:v>0.96405588566399858</c:v>
                </c:pt>
                <c:pt idx="9">
                  <c:v>0.96207753356001291</c:v>
                </c:pt>
                <c:pt idx="10">
                  <c:v>0.96192213121992298</c:v>
                </c:pt>
                <c:pt idx="11">
                  <c:v>0.96175475970373925</c:v>
                </c:pt>
                <c:pt idx="12">
                  <c:v>0.95803591864529214</c:v>
                </c:pt>
                <c:pt idx="13">
                  <c:v>0.95665463860493605</c:v>
                </c:pt>
                <c:pt idx="14">
                  <c:v>0.95612562578466742</c:v>
                </c:pt>
                <c:pt idx="15">
                  <c:v>0.95584055565928483</c:v>
                </c:pt>
                <c:pt idx="16">
                  <c:v>0.95565846662828657</c:v>
                </c:pt>
                <c:pt idx="17">
                  <c:v>0.95605581954704943</c:v>
                </c:pt>
                <c:pt idx="18">
                  <c:v>0.99733208247934246</c:v>
                </c:pt>
                <c:pt idx="19">
                  <c:v>0.99389314923275707</c:v>
                </c:pt>
                <c:pt idx="20">
                  <c:v>0.99321595673242746</c:v>
                </c:pt>
                <c:pt idx="21">
                  <c:v>0.99260325453226306</c:v>
                </c:pt>
                <c:pt idx="22">
                  <c:v>0.98518667921709457</c:v>
                </c:pt>
                <c:pt idx="23">
                  <c:v>0.97880840555563464</c:v>
                </c:pt>
                <c:pt idx="24">
                  <c:v>0.97562963745721865</c:v>
                </c:pt>
                <c:pt idx="25">
                  <c:v>0.9702455677742986</c:v>
                </c:pt>
                <c:pt idx="26">
                  <c:v>0.96888468364586555</c:v>
                </c:pt>
                <c:pt idx="27">
                  <c:v>0.96330130336235131</c:v>
                </c:pt>
                <c:pt idx="28">
                  <c:v>0.95947055678435089</c:v>
                </c:pt>
                <c:pt idx="29">
                  <c:v>0.95798521776651324</c:v>
                </c:pt>
                <c:pt idx="30">
                  <c:v>0.95605011054475164</c:v>
                </c:pt>
                <c:pt idx="31">
                  <c:v>0.95581248927331852</c:v>
                </c:pt>
                <c:pt idx="32">
                  <c:v>0.9562179352775535</c:v>
                </c:pt>
              </c:numCache>
            </c:numRef>
          </c:val>
          <c:smooth val="0"/>
          <c:extLst>
            <c:ext xmlns:c16="http://schemas.microsoft.com/office/drawing/2014/chart" uri="{C3380CC4-5D6E-409C-BE32-E72D297353CC}">
              <c16:uniqueId val="{00000014-085E-4553-9228-BC6FB06BE6C3}"/>
            </c:ext>
          </c:extLst>
        </c:ser>
        <c:ser>
          <c:idx val="21"/>
          <c:order val="21"/>
          <c:tx>
            <c:strRef>
              <c:f>Sheet5!$W$1</c:f>
              <c:strCache>
                <c:ptCount val="1"/>
                <c:pt idx="0">
                  <c:v>H22</c:v>
                </c:pt>
              </c:strCache>
            </c:strRef>
          </c:tx>
          <c:val>
            <c:numRef>
              <c:f>Sheet5!$W$2:$W$34</c:f>
              <c:numCache>
                <c:formatCode>General</c:formatCode>
                <c:ptCount val="33"/>
                <c:pt idx="0">
                  <c:v>1</c:v>
                </c:pt>
                <c:pt idx="1">
                  <c:v>0.99807083534652363</c:v>
                </c:pt>
                <c:pt idx="2">
                  <c:v>0.98987187758680473</c:v>
                </c:pt>
                <c:pt idx="3">
                  <c:v>0.98641413838413539</c:v>
                </c:pt>
                <c:pt idx="4">
                  <c:v>0.98314489021521734</c:v>
                </c:pt>
                <c:pt idx="5">
                  <c:v>0.97484436963182963</c:v>
                </c:pt>
                <c:pt idx="6">
                  <c:v>0.97249756616262129</c:v>
                </c:pt>
                <c:pt idx="7">
                  <c:v>0.97068097918210294</c:v>
                </c:pt>
                <c:pt idx="8">
                  <c:v>0.96870903466838409</c:v>
                </c:pt>
                <c:pt idx="9">
                  <c:v>0.96717165341764022</c:v>
                </c:pt>
                <c:pt idx="10">
                  <c:v>0.9670807533312108</c:v>
                </c:pt>
                <c:pt idx="11">
                  <c:v>0.96702525966692032</c:v>
                </c:pt>
                <c:pt idx="12">
                  <c:v>0.96377887269166185</c:v>
                </c:pt>
                <c:pt idx="13">
                  <c:v>0.9625727453790911</c:v>
                </c:pt>
                <c:pt idx="14">
                  <c:v>0.96215072405204238</c:v>
                </c:pt>
                <c:pt idx="15">
                  <c:v>0.9619678207129444</c:v>
                </c:pt>
                <c:pt idx="16">
                  <c:v>0.96193549213282992</c:v>
                </c:pt>
                <c:pt idx="17">
                  <c:v>0.96237477204943311</c:v>
                </c:pt>
                <c:pt idx="18">
                  <c:v>0.99760401092362161</c:v>
                </c:pt>
                <c:pt idx="19">
                  <c:v>0.99444345162095349</c:v>
                </c:pt>
                <c:pt idx="20">
                  <c:v>0.99382108643914324</c:v>
                </c:pt>
                <c:pt idx="21">
                  <c:v>0.99325800147412513</c:v>
                </c:pt>
                <c:pt idx="22">
                  <c:v>0.98672590766781865</c:v>
                </c:pt>
                <c:pt idx="23">
                  <c:v>0.98087352028623342</c:v>
                </c:pt>
                <c:pt idx="24">
                  <c:v>0.97795719997457564</c:v>
                </c:pt>
                <c:pt idx="25">
                  <c:v>0.97390283701554681</c:v>
                </c:pt>
                <c:pt idx="26">
                  <c:v>0.97270207842672662</c:v>
                </c:pt>
                <c:pt idx="27">
                  <c:v>0.96775991346829182</c:v>
                </c:pt>
                <c:pt idx="28">
                  <c:v>0.96438145907504991</c:v>
                </c:pt>
                <c:pt idx="29">
                  <c:v>0.96310219088631499</c:v>
                </c:pt>
                <c:pt idx="30">
                  <c:v>0.96148477915183939</c:v>
                </c:pt>
                <c:pt idx="31">
                  <c:v>0.96131599731117623</c:v>
                </c:pt>
                <c:pt idx="32">
                  <c:v>0.96174001576080703</c:v>
                </c:pt>
              </c:numCache>
            </c:numRef>
          </c:val>
          <c:smooth val="0"/>
          <c:extLst>
            <c:ext xmlns:c16="http://schemas.microsoft.com/office/drawing/2014/chart" uri="{C3380CC4-5D6E-409C-BE32-E72D297353CC}">
              <c16:uniqueId val="{00000015-085E-4553-9228-BC6FB06BE6C3}"/>
            </c:ext>
          </c:extLst>
        </c:ser>
        <c:ser>
          <c:idx val="22"/>
          <c:order val="22"/>
          <c:tx>
            <c:strRef>
              <c:f>Sheet5!$X$1</c:f>
              <c:strCache>
                <c:ptCount val="1"/>
                <c:pt idx="0">
                  <c:v>H23</c:v>
                </c:pt>
              </c:strCache>
            </c:strRef>
          </c:tx>
          <c:val>
            <c:numRef>
              <c:f>Sheet5!$X$2:$X$34</c:f>
              <c:numCache>
                <c:formatCode>General</c:formatCode>
                <c:ptCount val="33"/>
                <c:pt idx="0">
                  <c:v>1</c:v>
                </c:pt>
                <c:pt idx="1">
                  <c:v>0.99822280744956904</c:v>
                </c:pt>
                <c:pt idx="2">
                  <c:v>0.9906987166730048</c:v>
                </c:pt>
                <c:pt idx="3">
                  <c:v>0.9875864395762286</c:v>
                </c:pt>
                <c:pt idx="4">
                  <c:v>0.98465746906117169</c:v>
                </c:pt>
                <c:pt idx="5">
                  <c:v>0.97716714921989967</c:v>
                </c:pt>
                <c:pt idx="6">
                  <c:v>0.97499790002641984</c:v>
                </c:pt>
                <c:pt idx="7">
                  <c:v>0.97342442446406963</c:v>
                </c:pt>
                <c:pt idx="8">
                  <c:v>0.97176515751936665</c:v>
                </c:pt>
                <c:pt idx="9">
                  <c:v>0.97051689631575278</c:v>
                </c:pt>
                <c:pt idx="10">
                  <c:v>0.97046828861774748</c:v>
                </c:pt>
                <c:pt idx="11">
                  <c:v>0.97048614421949753</c:v>
                </c:pt>
                <c:pt idx="12">
                  <c:v>0.96754933325666204</c:v>
                </c:pt>
                <c:pt idx="13">
                  <c:v>0.96645796066352962</c:v>
                </c:pt>
                <c:pt idx="14">
                  <c:v>0.96610603998053113</c:v>
                </c:pt>
                <c:pt idx="15">
                  <c:v>0.96599008075047565</c:v>
                </c:pt>
                <c:pt idx="16">
                  <c:v>0.96605588031977385</c:v>
                </c:pt>
                <c:pt idx="17">
                  <c:v>0.96652265004080484</c:v>
                </c:pt>
                <c:pt idx="18">
                  <c:v>0.99778316927262423</c:v>
                </c:pt>
                <c:pt idx="19">
                  <c:v>0.99480681334175103</c:v>
                </c:pt>
                <c:pt idx="20">
                  <c:v>0.99422072706312292</c:v>
                </c:pt>
                <c:pt idx="21">
                  <c:v>0.99369047242534192</c:v>
                </c:pt>
                <c:pt idx="22">
                  <c:v>0.98773915331347484</c:v>
                </c:pt>
                <c:pt idx="23">
                  <c:v>0.98223376842627996</c:v>
                </c:pt>
                <c:pt idx="24">
                  <c:v>0.97949058619669882</c:v>
                </c:pt>
                <c:pt idx="25">
                  <c:v>0.97630573654644626</c:v>
                </c:pt>
                <c:pt idx="26">
                  <c:v>0.97521008156140154</c:v>
                </c:pt>
                <c:pt idx="27">
                  <c:v>0.97068867369517353</c:v>
                </c:pt>
                <c:pt idx="28">
                  <c:v>0.96760699569188391</c:v>
                </c:pt>
                <c:pt idx="29">
                  <c:v>0.96646293843399877</c:v>
                </c:pt>
                <c:pt idx="30">
                  <c:v>0.96505393604771061</c:v>
                </c:pt>
                <c:pt idx="31">
                  <c:v>0.96493031786640793</c:v>
                </c:pt>
                <c:pt idx="32">
                  <c:v>0.96536653625583091</c:v>
                </c:pt>
              </c:numCache>
            </c:numRef>
          </c:val>
          <c:smooth val="0"/>
          <c:extLst>
            <c:ext xmlns:c16="http://schemas.microsoft.com/office/drawing/2014/chart" uri="{C3380CC4-5D6E-409C-BE32-E72D297353CC}">
              <c16:uniqueId val="{00000016-085E-4553-9228-BC6FB06BE6C3}"/>
            </c:ext>
          </c:extLst>
        </c:ser>
        <c:ser>
          <c:idx val="23"/>
          <c:order val="23"/>
          <c:tx>
            <c:strRef>
              <c:f>Sheet5!$Y$1</c:f>
              <c:strCache>
                <c:ptCount val="1"/>
                <c:pt idx="0">
                  <c:v>H24</c:v>
                </c:pt>
              </c:strCache>
            </c:strRef>
          </c:tx>
          <c:val>
            <c:numRef>
              <c:f>Sheet5!$Y$2:$Y$34</c:f>
              <c:numCache>
                <c:formatCode>General</c:formatCode>
                <c:ptCount val="33"/>
                <c:pt idx="0">
                  <c:v>1</c:v>
                </c:pt>
                <c:pt idx="1">
                  <c:v>0.99848036911365745</c:v>
                </c:pt>
                <c:pt idx="2">
                  <c:v>0.99209912577386006</c:v>
                </c:pt>
                <c:pt idx="3">
                  <c:v>0.98957095536324258</c:v>
                </c:pt>
                <c:pt idx="4">
                  <c:v>0.98721713270125844</c:v>
                </c:pt>
                <c:pt idx="5">
                  <c:v>0.98109569732284574</c:v>
                </c:pt>
                <c:pt idx="6">
                  <c:v>0.97922629946093076</c:v>
                </c:pt>
                <c:pt idx="7">
                  <c:v>0.97806346752319906</c:v>
                </c:pt>
                <c:pt idx="8">
                  <c:v>0.97693193303592663</c:v>
                </c:pt>
                <c:pt idx="9">
                  <c:v>0.97617157445770564</c:v>
                </c:pt>
                <c:pt idx="10">
                  <c:v>0.97619434032071162</c:v>
                </c:pt>
                <c:pt idx="11">
                  <c:v>0.97633597111789261</c:v>
                </c:pt>
                <c:pt idx="12">
                  <c:v>0.97392125433157806</c:v>
                </c:pt>
                <c:pt idx="13">
                  <c:v>0.97302338827413293</c:v>
                </c:pt>
                <c:pt idx="14">
                  <c:v>0.97278968123260401</c:v>
                </c:pt>
                <c:pt idx="15">
                  <c:v>0.97278662083857492</c:v>
                </c:pt>
                <c:pt idx="16">
                  <c:v>0.97301790767563467</c:v>
                </c:pt>
                <c:pt idx="17">
                  <c:v>0.97353106889711949</c:v>
                </c:pt>
                <c:pt idx="18">
                  <c:v>0.99808706233077504</c:v>
                </c:pt>
                <c:pt idx="19">
                  <c:v>0.99542458877581308</c:v>
                </c:pt>
                <c:pt idx="20">
                  <c:v>0.99490031990404559</c:v>
                </c:pt>
                <c:pt idx="21">
                  <c:v>0.99442600446918961</c:v>
                </c:pt>
                <c:pt idx="22">
                  <c:v>0.98945628262685859</c:v>
                </c:pt>
                <c:pt idx="23">
                  <c:v>0.98454041492249667</c:v>
                </c:pt>
                <c:pt idx="24">
                  <c:v>0.98209130858798854</c:v>
                </c:pt>
                <c:pt idx="25">
                  <c:v>0.98036967257298879</c:v>
                </c:pt>
                <c:pt idx="26">
                  <c:v>0.97945159287641792</c:v>
                </c:pt>
                <c:pt idx="27">
                  <c:v>0.97564084204034696</c:v>
                </c:pt>
                <c:pt idx="28">
                  <c:v>0.97306039736730121</c:v>
                </c:pt>
                <c:pt idx="29">
                  <c:v>0.972144693137028</c:v>
                </c:pt>
                <c:pt idx="30">
                  <c:v>0.971087590290031</c:v>
                </c:pt>
                <c:pt idx="31">
                  <c:v>0.97104023947614104</c:v>
                </c:pt>
                <c:pt idx="32">
                  <c:v>0.97149708652188826</c:v>
                </c:pt>
              </c:numCache>
            </c:numRef>
          </c:val>
          <c:smooth val="0"/>
          <c:extLst>
            <c:ext xmlns:c16="http://schemas.microsoft.com/office/drawing/2014/chart" uri="{C3380CC4-5D6E-409C-BE32-E72D297353CC}">
              <c16:uniqueId val="{00000017-085E-4553-9228-BC6FB06BE6C3}"/>
            </c:ext>
          </c:extLst>
        </c:ser>
        <c:dLbls>
          <c:showLegendKey val="0"/>
          <c:showVal val="0"/>
          <c:showCatName val="0"/>
          <c:showSerName val="0"/>
          <c:showPercent val="0"/>
          <c:showBubbleSize val="0"/>
        </c:dLbls>
        <c:marker val="1"/>
        <c:smooth val="0"/>
        <c:axId val="118774016"/>
        <c:axId val="118784384"/>
      </c:lineChart>
      <c:catAx>
        <c:axId val="118774016"/>
        <c:scaling>
          <c:orientation val="minMax"/>
        </c:scaling>
        <c:delete val="0"/>
        <c:axPos val="b"/>
        <c:title>
          <c:tx>
            <c:rich>
              <a:bodyPr rot="0" spcFirstLastPara="1" vertOverflow="ellipsis" vert="horz" wrap="square" anchor="ctr" anchorCtr="1"/>
              <a:lstStyle/>
              <a:p>
                <a:pPr algn="ctr" rtl="1">
                  <a:defRPr lang="fa-IR" sz="1000" b="0" i="0" u="none" strike="noStrike" kern="1200" baseline="0">
                    <a:solidFill>
                      <a:schemeClr val="tx1"/>
                    </a:solidFill>
                    <a:latin typeface="+mn-lt"/>
                    <a:ea typeface="+mn-ea"/>
                    <a:cs typeface="B Titr" panose="00000700000000000000" pitchFamily="2" charset="-78"/>
                  </a:defRPr>
                </a:pPr>
                <a:r>
                  <a:rPr lang="en-CA" sz="900" b="1" i="0" u="none" strike="noStrike" kern="1200" baseline="0">
                    <a:solidFill>
                      <a:schemeClr val="tx1"/>
                    </a:solidFill>
                    <a:latin typeface="Palatino Linotype" panose="02040502050505030304" pitchFamily="18" charset="0"/>
                    <a:cs typeface="B Titr" panose="00000700000000000000" pitchFamily="2" charset="-78"/>
                  </a:rPr>
                  <a:t>Buses</a:t>
                </a:r>
                <a:endParaRPr lang="fa-IR" sz="900" b="1" i="0" u="none" strike="noStrike" kern="1200" baseline="0">
                  <a:solidFill>
                    <a:schemeClr val="tx1"/>
                  </a:solidFill>
                  <a:latin typeface="+mn-lt"/>
                  <a:ea typeface="+mn-ea"/>
                  <a:cs typeface="B Titr" panose="00000700000000000000" pitchFamily="2" charset="-78"/>
                </a:endParaRPr>
              </a:p>
            </c:rich>
          </c:tx>
          <c:overlay val="0"/>
          <c:spPr>
            <a:noFill/>
            <a:ln w="25400">
              <a:noFill/>
            </a:ln>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ctr">
              <a:defRPr lang="en-US"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8784384"/>
        <c:crosses val="autoZero"/>
        <c:auto val="1"/>
        <c:lblAlgn val="ctr"/>
        <c:lblOffset val="100"/>
        <c:noMultiLvlLbl val="0"/>
      </c:catAx>
      <c:valAx>
        <c:axId val="118784384"/>
        <c:scaling>
          <c:orientation val="minMax"/>
          <c:max val="1.01"/>
          <c:min val="0.9500000000000006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1">
                  <a:defRPr lang="fa-IR" sz="900" b="1" i="0" u="none" strike="noStrike" kern="1200" baseline="0">
                    <a:solidFill>
                      <a:schemeClr val="tx1"/>
                    </a:solidFill>
                    <a:latin typeface="Times New Roman" panose="02020603050405020304" pitchFamily="18" charset="0"/>
                    <a:ea typeface="+mn-ea"/>
                    <a:cs typeface="B Titr" panose="00000700000000000000" pitchFamily="2" charset="-78"/>
                  </a:defRPr>
                </a:pPr>
                <a:r>
                  <a:rPr lang="en-CA" sz="900" b="1" i="0" u="none" strike="noStrike" baseline="0">
                    <a:latin typeface="Palatino Linotype" panose="02040502050505030304" pitchFamily="18" charset="0"/>
                  </a:rPr>
                  <a:t>Voltage magnitude [pu</a:t>
                </a:r>
                <a:r>
                  <a:rPr lang="en-CA" sz="900" b="1" i="0" u="none" strike="noStrike" baseline="0"/>
                  <a:t>]</a:t>
                </a:r>
                <a:endParaRPr lang="fa-IR" sz="900" b="1" i="0" u="none" strike="noStrike" kern="1200" baseline="0">
                  <a:solidFill>
                    <a:schemeClr val="tx1"/>
                  </a:solidFill>
                  <a:latin typeface="Times New Roman" panose="02020603050405020304" pitchFamily="18" charset="0"/>
                  <a:ea typeface="+mn-ea"/>
                  <a:cs typeface="B Titr" panose="00000700000000000000" pitchFamily="2" charset="-78"/>
                </a:endParaRPr>
              </a:p>
            </c:rich>
          </c:tx>
          <c:layout>
            <c:manualLayout>
              <c:xMode val="edge"/>
              <c:yMode val="edge"/>
              <c:x val="2.4374024716158776E-2"/>
              <c:y val="4.6319085114360732E-2"/>
            </c:manualLayout>
          </c:layout>
          <c:overlay val="0"/>
          <c:spPr>
            <a:noFill/>
            <a:ln w="25400">
              <a:noFill/>
            </a:ln>
          </c:spPr>
        </c:title>
        <c:numFmt formatCode="General" sourceLinked="1"/>
        <c:majorTickMark val="none"/>
        <c:minorTickMark val="none"/>
        <c:tickLblPos val="nextTo"/>
        <c:spPr>
          <a:ln w="6350">
            <a:noFill/>
          </a:ln>
        </c:spPr>
        <c:txPr>
          <a:bodyPr rot="-6000000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8774016"/>
        <c:crosses val="autoZero"/>
        <c:crossBetween val="between"/>
      </c:valAx>
      <c:spPr>
        <a:noFill/>
        <a:ln w="25400">
          <a:noFill/>
        </a:ln>
      </c:spPr>
    </c:plotArea>
    <c:legend>
      <c:legendPos val="b"/>
      <c:overlay val="0"/>
      <c:spPr>
        <a:noFill/>
        <a:ln w="25400">
          <a:noFill/>
        </a:ln>
      </c:spPr>
      <c:txPr>
        <a:bodyPr rot="0" spcFirstLastPara="1" vertOverflow="ellipsis" vert="horz" wrap="square" anchor="ctr" anchorCtr="1"/>
        <a:lstStyle/>
        <a:p>
          <a:pPr algn="ctr" rtl="0">
            <a:defRPr lang="en-US" sz="600" b="1" i="0" u="none" strike="noStrike" kern="1200" baseline="0">
              <a:solidFill>
                <a:schemeClr val="tx1"/>
              </a:solidFill>
              <a:latin typeface="Times New Roman" panose="02020603050405020304" pitchFamily="18" charset="0"/>
              <a:ea typeface="+mn-ea"/>
              <a:cs typeface="B Titr" panose="00000700000000000000" pitchFamily="2" charset="-78"/>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Sheet5!$B$1</c:f>
              <c:strCache>
                <c:ptCount val="1"/>
                <c:pt idx="0">
                  <c:v>H1</c:v>
                </c:pt>
              </c:strCache>
            </c:strRef>
          </c:tx>
          <c:spPr>
            <a:ln w="28575" cap="rnd">
              <a:solidFill>
                <a:srgbClr val="00B050"/>
              </a:solidFill>
              <a:round/>
            </a:ln>
            <a:effectLst/>
          </c:spPr>
          <c:marker>
            <c:symbol val="circle"/>
            <c:size val="5"/>
            <c:spPr>
              <a:solidFill>
                <a:schemeClr val="accent1"/>
              </a:solidFill>
              <a:ln w="9525">
                <a:solidFill>
                  <a:schemeClr val="accent1"/>
                </a:solidFill>
              </a:ln>
              <a:effectLst/>
            </c:spPr>
          </c:marker>
          <c:val>
            <c:numRef>
              <c:f>Sheet5!$B$2:$B$34</c:f>
              <c:numCache>
                <c:formatCode>General</c:formatCode>
                <c:ptCount val="33"/>
                <c:pt idx="0">
                  <c:v>1</c:v>
                </c:pt>
                <c:pt idx="1">
                  <c:v>0.99898566598668714</c:v>
                </c:pt>
                <c:pt idx="2">
                  <c:v>0.99484321505942364</c:v>
                </c:pt>
                <c:pt idx="3">
                  <c:v>0.99345603153387685</c:v>
                </c:pt>
                <c:pt idx="4">
                  <c:v>0.99222500354475218</c:v>
                </c:pt>
                <c:pt idx="5">
                  <c:v>0.9887739493584119</c:v>
                </c:pt>
                <c:pt idx="6">
                  <c:v>0.98748900882962964</c:v>
                </c:pt>
                <c:pt idx="7">
                  <c:v>0.9871268736667973</c:v>
                </c:pt>
                <c:pt idx="8">
                  <c:v>0.9870228685798399</c:v>
                </c:pt>
                <c:pt idx="9">
                  <c:v>0.98721224221434645</c:v>
                </c:pt>
                <c:pt idx="10">
                  <c:v>0.9873739525156735</c:v>
                </c:pt>
                <c:pt idx="11">
                  <c:v>0.98775650321736319</c:v>
                </c:pt>
                <c:pt idx="12">
                  <c:v>0.98635691460922803</c:v>
                </c:pt>
                <c:pt idx="13">
                  <c:v>0.98583520212172981</c:v>
                </c:pt>
                <c:pt idx="14">
                  <c:v>0.98583130683587505</c:v>
                </c:pt>
                <c:pt idx="15">
                  <c:v>0.98604775688529833</c:v>
                </c:pt>
                <c:pt idx="16">
                  <c:v>0.98660079128703382</c:v>
                </c:pt>
                <c:pt idx="17">
                  <c:v>0.98720425586660021</c:v>
                </c:pt>
                <c:pt idx="18">
                  <c:v>0.9986841785663727</c:v>
                </c:pt>
                <c:pt idx="19">
                  <c:v>0.99664360329265755</c:v>
                </c:pt>
                <c:pt idx="20">
                  <c:v>0.99624180715505095</c:v>
                </c:pt>
                <c:pt idx="21">
                  <c:v>0.99587831110411718</c:v>
                </c:pt>
                <c:pt idx="22">
                  <c:v>0.99282455735196817</c:v>
                </c:pt>
                <c:pt idx="23">
                  <c:v>0.98907024583322833</c:v>
                </c:pt>
                <c:pt idx="24">
                  <c:v>0.98720033271772833</c:v>
                </c:pt>
                <c:pt idx="25">
                  <c:v>0.9883121070118952</c:v>
                </c:pt>
                <c:pt idx="26">
                  <c:v>0.98774042168127307</c:v>
                </c:pt>
                <c:pt idx="27">
                  <c:v>0.98531514983617152</c:v>
                </c:pt>
                <c:pt idx="28">
                  <c:v>0.98371182419534442</c:v>
                </c:pt>
                <c:pt idx="29">
                  <c:v>0.98324124930476686</c:v>
                </c:pt>
                <c:pt idx="30">
                  <c:v>0.98286983804904571</c:v>
                </c:pt>
                <c:pt idx="31">
                  <c:v>0.98297112754125726</c:v>
                </c:pt>
                <c:pt idx="32">
                  <c:v>0.98346827335160003</c:v>
                </c:pt>
              </c:numCache>
            </c:numRef>
          </c:val>
          <c:smooth val="0"/>
          <c:extLst>
            <c:ext xmlns:c16="http://schemas.microsoft.com/office/drawing/2014/chart" uri="{C3380CC4-5D6E-409C-BE32-E72D297353CC}">
              <c16:uniqueId val="{00000000-4FE2-4CC2-BAA9-365A18F0C472}"/>
            </c:ext>
          </c:extLst>
        </c:ser>
        <c:ser>
          <c:idx val="1"/>
          <c:order val="1"/>
          <c:tx>
            <c:strRef>
              <c:f>Sheet5!$C$1</c:f>
              <c:strCache>
                <c:ptCount val="1"/>
                <c:pt idx="0">
                  <c:v>H2</c:v>
                </c:pt>
              </c:strCache>
            </c:strRef>
          </c:tx>
          <c:spPr>
            <a:ln w="25400">
              <a:solidFill>
                <a:srgbClr val="FFFF00"/>
              </a:solidFill>
              <a:prstDash val="solid"/>
            </a:ln>
          </c:spPr>
          <c:marker>
            <c:symbol val="circle"/>
            <c:size val="5"/>
            <c:spPr>
              <a:solidFill>
                <a:schemeClr val="accent2"/>
              </a:solidFill>
              <a:ln w="9525">
                <a:solidFill>
                  <a:schemeClr val="accent2"/>
                </a:solidFill>
              </a:ln>
              <a:effectLst/>
            </c:spPr>
          </c:marker>
          <c:val>
            <c:numRef>
              <c:f>Sheet5!$C$2:$C$34</c:f>
              <c:numCache>
                <c:formatCode>General</c:formatCode>
                <c:ptCount val="33"/>
                <c:pt idx="0">
                  <c:v>1</c:v>
                </c:pt>
                <c:pt idx="1">
                  <c:v>0.99928819601814844</c:v>
                </c:pt>
                <c:pt idx="2">
                  <c:v>0.99648408575822656</c:v>
                </c:pt>
                <c:pt idx="3">
                  <c:v>0.99577697394533271</c:v>
                </c:pt>
                <c:pt idx="4">
                  <c:v>0.99521474443895652</c:v>
                </c:pt>
                <c:pt idx="5">
                  <c:v>0.99335312258888353</c:v>
                </c:pt>
                <c:pt idx="6">
                  <c:v>0.99241576320422631</c:v>
                </c:pt>
                <c:pt idx="7">
                  <c:v>0.99252998742267406</c:v>
                </c:pt>
                <c:pt idx="8">
                  <c:v>0.99303639126823506</c:v>
                </c:pt>
                <c:pt idx="9">
                  <c:v>0.99378980881525203</c:v>
                </c:pt>
                <c:pt idx="10">
                  <c:v>0.994034045448695</c:v>
                </c:pt>
                <c:pt idx="11">
                  <c:v>0.99455966806596185</c:v>
                </c:pt>
                <c:pt idx="12">
                  <c:v>0.99376225477383784</c:v>
                </c:pt>
                <c:pt idx="13">
                  <c:v>0.99346362375075137</c:v>
                </c:pt>
                <c:pt idx="14">
                  <c:v>0.99359603368052019</c:v>
                </c:pt>
                <c:pt idx="15">
                  <c:v>0.99394269666090207</c:v>
                </c:pt>
                <c:pt idx="16">
                  <c:v>0.99468658733938997</c:v>
                </c:pt>
                <c:pt idx="17">
                  <c:v>0.9953436880938914</c:v>
                </c:pt>
                <c:pt idx="18">
                  <c:v>0.99904225943221225</c:v>
                </c:pt>
                <c:pt idx="19">
                  <c:v>0.99737783524971002</c:v>
                </c:pt>
                <c:pt idx="20">
                  <c:v>0.99705011163461021</c:v>
                </c:pt>
                <c:pt idx="21">
                  <c:v>0.99675363527785776</c:v>
                </c:pt>
                <c:pt idx="22">
                  <c:v>0.99484086556893503</c:v>
                </c:pt>
                <c:pt idx="23">
                  <c:v>0.99178505209937884</c:v>
                </c:pt>
                <c:pt idx="24">
                  <c:v>0.99026328357956661</c:v>
                </c:pt>
                <c:pt idx="25">
                  <c:v>0.99304856654315399</c:v>
                </c:pt>
                <c:pt idx="26">
                  <c:v>0.9926830473825361</c:v>
                </c:pt>
                <c:pt idx="27">
                  <c:v>0.99108189409960434</c:v>
                </c:pt>
                <c:pt idx="28">
                  <c:v>0.99005973999393171</c:v>
                </c:pt>
                <c:pt idx="29">
                  <c:v>0.98985390201376244</c:v>
                </c:pt>
                <c:pt idx="30">
                  <c:v>0.98989013672156556</c:v>
                </c:pt>
                <c:pt idx="31">
                  <c:v>0.99007981184319482</c:v>
                </c:pt>
                <c:pt idx="32">
                  <c:v>0.99060097858749874</c:v>
                </c:pt>
              </c:numCache>
            </c:numRef>
          </c:val>
          <c:smooth val="0"/>
          <c:extLst>
            <c:ext xmlns:c16="http://schemas.microsoft.com/office/drawing/2014/chart" uri="{C3380CC4-5D6E-409C-BE32-E72D297353CC}">
              <c16:uniqueId val="{00000001-4FE2-4CC2-BAA9-365A18F0C472}"/>
            </c:ext>
          </c:extLst>
        </c:ser>
        <c:ser>
          <c:idx val="2"/>
          <c:order val="2"/>
          <c:tx>
            <c:strRef>
              <c:f>Sheet5!$D$1</c:f>
              <c:strCache>
                <c:ptCount val="1"/>
                <c:pt idx="0">
                  <c:v>H3</c:v>
                </c:pt>
              </c:strCache>
            </c:strRef>
          </c:tx>
          <c:spPr>
            <a:ln w="25400">
              <a:solidFill>
                <a:srgbClr val="FF0000"/>
              </a:solidFill>
              <a:prstDash val="solid"/>
            </a:ln>
          </c:spPr>
          <c:marker>
            <c:symbol val="circle"/>
            <c:size val="5"/>
            <c:spPr>
              <a:solidFill>
                <a:srgbClr val="00B0F0"/>
              </a:solidFill>
              <a:ln w="9525">
                <a:solidFill>
                  <a:schemeClr val="accent3"/>
                </a:solidFill>
              </a:ln>
              <a:effectLst/>
            </c:spPr>
          </c:marker>
          <c:val>
            <c:numRef>
              <c:f>Sheet5!$D$2:$D$34</c:f>
              <c:numCache>
                <c:formatCode>General</c:formatCode>
                <c:ptCount val="33"/>
                <c:pt idx="0">
                  <c:v>1</c:v>
                </c:pt>
                <c:pt idx="1">
                  <c:v>0.9993817616050138</c:v>
                </c:pt>
                <c:pt idx="2">
                  <c:v>0.99699126008528294</c:v>
                </c:pt>
                <c:pt idx="3">
                  <c:v>0.99649402457960701</c:v>
                </c:pt>
                <c:pt idx="4">
                  <c:v>0.9961381281865257</c:v>
                </c:pt>
                <c:pt idx="5">
                  <c:v>0.99476668972865656</c:v>
                </c:pt>
                <c:pt idx="6">
                  <c:v>0.99393648205959972</c:v>
                </c:pt>
                <c:pt idx="7">
                  <c:v>0.99419758427551508</c:v>
                </c:pt>
                <c:pt idx="8">
                  <c:v>0.99489206551098452</c:v>
                </c:pt>
                <c:pt idx="9">
                  <c:v>0.99581925268627602</c:v>
                </c:pt>
                <c:pt idx="10">
                  <c:v>0.99608891498652663</c:v>
                </c:pt>
                <c:pt idx="11">
                  <c:v>0.99665861356090768</c:v>
                </c:pt>
                <c:pt idx="12">
                  <c:v>0.99604661330873923</c:v>
                </c:pt>
                <c:pt idx="13">
                  <c:v>0.99581666244582534</c:v>
                </c:pt>
                <c:pt idx="14">
                  <c:v>0.99599103860706639</c:v>
                </c:pt>
                <c:pt idx="15">
                  <c:v>0.99637779479600086</c:v>
                </c:pt>
                <c:pt idx="16">
                  <c:v>0.99718045044156234</c:v>
                </c:pt>
                <c:pt idx="17">
                  <c:v>0.99785407587655295</c:v>
                </c:pt>
                <c:pt idx="18">
                  <c:v>0.99915309200659652</c:v>
                </c:pt>
                <c:pt idx="19">
                  <c:v>0.99760557264258798</c:v>
                </c:pt>
                <c:pt idx="20">
                  <c:v>0.99730086953010844</c:v>
                </c:pt>
                <c:pt idx="21">
                  <c:v>0.99702522104208746</c:v>
                </c:pt>
                <c:pt idx="22">
                  <c:v>0.99546440783338153</c:v>
                </c:pt>
                <c:pt idx="23">
                  <c:v>0.99262507173307002</c:v>
                </c:pt>
                <c:pt idx="24">
                  <c:v>0.99121117676182613</c:v>
                </c:pt>
                <c:pt idx="25">
                  <c:v>0.99451064729305028</c:v>
                </c:pt>
                <c:pt idx="26">
                  <c:v>0.99420870843812581</c:v>
                </c:pt>
                <c:pt idx="27">
                  <c:v>0.99286163580585618</c:v>
                </c:pt>
                <c:pt idx="28">
                  <c:v>0.99201865391784516</c:v>
                </c:pt>
                <c:pt idx="29">
                  <c:v>0.99189443043114478</c:v>
                </c:pt>
                <c:pt idx="30">
                  <c:v>0.99205631236156255</c:v>
                </c:pt>
                <c:pt idx="31">
                  <c:v>0.99227323299587311</c:v>
                </c:pt>
                <c:pt idx="32">
                  <c:v>0.99280181296120495</c:v>
                </c:pt>
              </c:numCache>
            </c:numRef>
          </c:val>
          <c:smooth val="0"/>
          <c:extLst>
            <c:ext xmlns:c16="http://schemas.microsoft.com/office/drawing/2014/chart" uri="{C3380CC4-5D6E-409C-BE32-E72D297353CC}">
              <c16:uniqueId val="{00000002-4FE2-4CC2-BAA9-365A18F0C472}"/>
            </c:ext>
          </c:extLst>
        </c:ser>
        <c:ser>
          <c:idx val="3"/>
          <c:order val="3"/>
          <c:tx>
            <c:strRef>
              <c:f>Sheet5!$E$1</c:f>
              <c:strCache>
                <c:ptCount val="1"/>
                <c:pt idx="0">
                  <c:v>H4</c:v>
                </c:pt>
              </c:strCache>
            </c:strRef>
          </c:tx>
          <c:spPr>
            <a:ln w="28575" cap="rnd">
              <a:solidFill>
                <a:srgbClr val="7030A0"/>
              </a:solidFill>
              <a:round/>
            </a:ln>
            <a:effectLst/>
          </c:spPr>
          <c:marker>
            <c:symbol val="circle"/>
            <c:size val="5"/>
            <c:spPr>
              <a:solidFill>
                <a:schemeClr val="accent4"/>
              </a:solidFill>
              <a:ln w="9525">
                <a:solidFill>
                  <a:schemeClr val="accent4"/>
                </a:solidFill>
              </a:ln>
              <a:effectLst/>
            </c:spPr>
          </c:marker>
          <c:val>
            <c:numRef>
              <c:f>Sheet5!$E$2:$E$34</c:f>
              <c:numCache>
                <c:formatCode>General</c:formatCode>
                <c:ptCount val="33"/>
                <c:pt idx="0">
                  <c:v>1</c:v>
                </c:pt>
                <c:pt idx="1">
                  <c:v>0.99942095354370364</c:v>
                </c:pt>
                <c:pt idx="2">
                  <c:v>0.99720365767503327</c:v>
                </c:pt>
                <c:pt idx="3">
                  <c:v>0.99679427017705224</c:v>
                </c:pt>
                <c:pt idx="4">
                  <c:v>0.99652472977494522</c:v>
                </c:pt>
                <c:pt idx="5">
                  <c:v>0.99535842167886124</c:v>
                </c:pt>
                <c:pt idx="6">
                  <c:v>0.99457304860082296</c:v>
                </c:pt>
                <c:pt idx="7">
                  <c:v>0.99489561147047378</c:v>
                </c:pt>
                <c:pt idx="8">
                  <c:v>0.99566877474577353</c:v>
                </c:pt>
                <c:pt idx="9">
                  <c:v>0.99666865529166948</c:v>
                </c:pt>
                <c:pt idx="10">
                  <c:v>0.99694895411215045</c:v>
                </c:pt>
                <c:pt idx="11">
                  <c:v>0.99753709087562503</c:v>
                </c:pt>
                <c:pt idx="12">
                  <c:v>0.99700264040837727</c:v>
                </c:pt>
                <c:pt idx="13">
                  <c:v>0.99680141423090063</c:v>
                </c:pt>
                <c:pt idx="14">
                  <c:v>0.99699334255115013</c:v>
                </c:pt>
                <c:pt idx="15">
                  <c:v>0.9973968678916888</c:v>
                </c:pt>
                <c:pt idx="16">
                  <c:v>0.99822410214559354</c:v>
                </c:pt>
                <c:pt idx="17">
                  <c:v>0.99890464046039762</c:v>
                </c:pt>
                <c:pt idx="18">
                  <c:v>0.99919952864552586</c:v>
                </c:pt>
                <c:pt idx="19">
                  <c:v>0.99770105684708132</c:v>
                </c:pt>
                <c:pt idx="20">
                  <c:v>0.99740601192304923</c:v>
                </c:pt>
                <c:pt idx="21">
                  <c:v>0.99713910160665231</c:v>
                </c:pt>
                <c:pt idx="22">
                  <c:v>0.99572558369751885</c:v>
                </c:pt>
                <c:pt idx="23">
                  <c:v>0.99297698564217451</c:v>
                </c:pt>
                <c:pt idx="24">
                  <c:v>0.99160830344271433</c:v>
                </c:pt>
                <c:pt idx="25">
                  <c:v>0.99512268192686892</c:v>
                </c:pt>
                <c:pt idx="26">
                  <c:v>0.99484734971420152</c:v>
                </c:pt>
                <c:pt idx="27">
                  <c:v>0.9936065929653024</c:v>
                </c:pt>
                <c:pt idx="28">
                  <c:v>0.99283858186995844</c:v>
                </c:pt>
                <c:pt idx="29">
                  <c:v>0.99274850787633062</c:v>
                </c:pt>
                <c:pt idx="30">
                  <c:v>0.99296296034153364</c:v>
                </c:pt>
                <c:pt idx="31">
                  <c:v>0.99319128082072383</c:v>
                </c:pt>
                <c:pt idx="32">
                  <c:v>0.9937229637569468</c:v>
                </c:pt>
              </c:numCache>
            </c:numRef>
          </c:val>
          <c:smooth val="0"/>
          <c:extLst>
            <c:ext xmlns:c16="http://schemas.microsoft.com/office/drawing/2014/chart" uri="{C3380CC4-5D6E-409C-BE32-E72D297353CC}">
              <c16:uniqueId val="{00000003-4FE2-4CC2-BAA9-365A18F0C472}"/>
            </c:ext>
          </c:extLst>
        </c:ser>
        <c:ser>
          <c:idx val="4"/>
          <c:order val="4"/>
          <c:tx>
            <c:strRef>
              <c:f>Sheet5!$F$1</c:f>
              <c:strCache>
                <c:ptCount val="1"/>
                <c:pt idx="0">
                  <c:v>H5</c:v>
                </c:pt>
              </c:strCache>
            </c:strRef>
          </c:tx>
          <c:spPr>
            <a:ln w="34925" cap="rnd" cmpd="sng">
              <a:solidFill>
                <a:srgbClr val="002060"/>
              </a:solidFill>
              <a:prstDash val="sysDash"/>
              <a:round/>
            </a:ln>
            <a:effectLst/>
          </c:spPr>
          <c:marker>
            <c:symbol val="none"/>
          </c:marker>
          <c:val>
            <c:numRef>
              <c:f>Sheet5!$F$2:$F$34</c:f>
              <c:numCache>
                <c:formatCode>General</c:formatCode>
                <c:ptCount val="33"/>
                <c:pt idx="0">
                  <c:v>1</c:v>
                </c:pt>
                <c:pt idx="1">
                  <c:v>0.99941055575348348</c:v>
                </c:pt>
                <c:pt idx="2">
                  <c:v>0.99714731015993363</c:v>
                </c:pt>
                <c:pt idx="3">
                  <c:v>0.9967146198310638</c:v>
                </c:pt>
                <c:pt idx="4">
                  <c:v>0.99642217288840929</c:v>
                </c:pt>
                <c:pt idx="5">
                  <c:v>0.99520145392024029</c:v>
                </c:pt>
                <c:pt idx="6">
                  <c:v>0.99440418879604597</c:v>
                </c:pt>
                <c:pt idx="7">
                  <c:v>0.99471044946427745</c:v>
                </c:pt>
                <c:pt idx="8">
                  <c:v>0.9954627436853557</c:v>
                </c:pt>
                <c:pt idx="9">
                  <c:v>0.99644334374174537</c:v>
                </c:pt>
                <c:pt idx="10">
                  <c:v>0.99672082142519924</c:v>
                </c:pt>
                <c:pt idx="11">
                  <c:v>0.99730406783168746</c:v>
                </c:pt>
                <c:pt idx="12">
                  <c:v>0.9967490496315482</c:v>
                </c:pt>
                <c:pt idx="13">
                  <c:v>0.99654020516271713</c:v>
                </c:pt>
                <c:pt idx="14">
                  <c:v>0.99672747832663533</c:v>
                </c:pt>
                <c:pt idx="15">
                  <c:v>0.99712655615734069</c:v>
                </c:pt>
                <c:pt idx="16">
                  <c:v>0.99794727168419106</c:v>
                </c:pt>
                <c:pt idx="17">
                  <c:v>0.99862597648870144</c:v>
                </c:pt>
                <c:pt idx="18">
                  <c:v>0.99918720811263095</c:v>
                </c:pt>
                <c:pt idx="19">
                  <c:v>0.99767571921781362</c:v>
                </c:pt>
                <c:pt idx="20">
                  <c:v>0.99737811104102125</c:v>
                </c:pt>
                <c:pt idx="21">
                  <c:v>0.99710888164737943</c:v>
                </c:pt>
                <c:pt idx="22">
                  <c:v>0.99565629308569437</c:v>
                </c:pt>
                <c:pt idx="23">
                  <c:v>0.99288361829079053</c:v>
                </c:pt>
                <c:pt idx="24">
                  <c:v>0.99150293936571454</c:v>
                </c:pt>
                <c:pt idx="25">
                  <c:v>0.99496032882757635</c:v>
                </c:pt>
                <c:pt idx="26">
                  <c:v>0.99467793921120751</c:v>
                </c:pt>
                <c:pt idx="27">
                  <c:v>0.99340898278121581</c:v>
                </c:pt>
                <c:pt idx="28">
                  <c:v>0.99262108616179434</c:v>
                </c:pt>
                <c:pt idx="29">
                  <c:v>0.9925219542532594</c:v>
                </c:pt>
                <c:pt idx="30">
                  <c:v>0.99272246294130273</c:v>
                </c:pt>
                <c:pt idx="31">
                  <c:v>0.99294775971069682</c:v>
                </c:pt>
                <c:pt idx="32">
                  <c:v>0.99347861954251881</c:v>
                </c:pt>
              </c:numCache>
            </c:numRef>
          </c:val>
          <c:smooth val="0"/>
          <c:extLst>
            <c:ext xmlns:c16="http://schemas.microsoft.com/office/drawing/2014/chart" uri="{C3380CC4-5D6E-409C-BE32-E72D297353CC}">
              <c16:uniqueId val="{00000004-4FE2-4CC2-BAA9-365A18F0C472}"/>
            </c:ext>
          </c:extLst>
        </c:ser>
        <c:ser>
          <c:idx val="5"/>
          <c:order val="5"/>
          <c:tx>
            <c:strRef>
              <c:f>Sheet5!$G$1</c:f>
              <c:strCache>
                <c:ptCount val="1"/>
                <c:pt idx="0">
                  <c:v>H6</c:v>
                </c:pt>
              </c:strCache>
            </c:strRef>
          </c:tx>
          <c:marker>
            <c:symbol val="circle"/>
            <c:size val="5"/>
          </c:marker>
          <c:val>
            <c:numRef>
              <c:f>Sheet5!$G$2:$G$34</c:f>
              <c:numCache>
                <c:formatCode>General</c:formatCode>
                <c:ptCount val="33"/>
                <c:pt idx="0">
                  <c:v>1</c:v>
                </c:pt>
                <c:pt idx="1">
                  <c:v>0.9994315035675152</c:v>
                </c:pt>
                <c:pt idx="2">
                  <c:v>0.99726082834163454</c:v>
                </c:pt>
                <c:pt idx="3">
                  <c:v>0.99687508217807841</c:v>
                </c:pt>
                <c:pt idx="4">
                  <c:v>0.99662878068480376</c:v>
                </c:pt>
                <c:pt idx="5">
                  <c:v>0.99551767190620766</c:v>
                </c:pt>
                <c:pt idx="6">
                  <c:v>0.99474436294758084</c:v>
                </c:pt>
                <c:pt idx="7">
                  <c:v>0.99508346406307202</c:v>
                </c:pt>
                <c:pt idx="8">
                  <c:v>0.99587779778552965</c:v>
                </c:pt>
                <c:pt idx="9">
                  <c:v>0.99689723714385758</c:v>
                </c:pt>
                <c:pt idx="10">
                  <c:v>0.99718039783232504</c:v>
                </c:pt>
                <c:pt idx="11">
                  <c:v>0.99777349553951289</c:v>
                </c:pt>
                <c:pt idx="12">
                  <c:v>0.99725990910204321</c:v>
                </c:pt>
                <c:pt idx="13">
                  <c:v>0.99706641091872583</c:v>
                </c:pt>
                <c:pt idx="14">
                  <c:v>0.99726306144049925</c:v>
                </c:pt>
                <c:pt idx="15">
                  <c:v>0.99767109836132262</c:v>
                </c:pt>
                <c:pt idx="16">
                  <c:v>0.99850494524701061</c:v>
                </c:pt>
                <c:pt idx="17">
                  <c:v>0.99918734354312388</c:v>
                </c:pt>
                <c:pt idx="18">
                  <c:v>0.99921203007360815</c:v>
                </c:pt>
                <c:pt idx="19">
                  <c:v>0.99772676932209581</c:v>
                </c:pt>
                <c:pt idx="20">
                  <c:v>0.99743432583852154</c:v>
                </c:pt>
                <c:pt idx="21">
                  <c:v>0.99716976914491173</c:v>
                </c:pt>
                <c:pt idx="22">
                  <c:v>0.99579588844153066</c:v>
                </c:pt>
                <c:pt idx="23">
                  <c:v>0.99307172224437101</c:v>
                </c:pt>
                <c:pt idx="24">
                  <c:v>0.99171521357975867</c:v>
                </c:pt>
                <c:pt idx="25">
                  <c:v>0.99528739556810686</c:v>
                </c:pt>
                <c:pt idx="26">
                  <c:v>0.99501922301483214</c:v>
                </c:pt>
                <c:pt idx="27">
                  <c:v>0.99380707411270652</c:v>
                </c:pt>
                <c:pt idx="28">
                  <c:v>0.99305923632967152</c:v>
                </c:pt>
                <c:pt idx="29">
                  <c:v>0.99297835132454271</c:v>
                </c:pt>
                <c:pt idx="30">
                  <c:v>0.9932069492014719</c:v>
                </c:pt>
                <c:pt idx="31">
                  <c:v>0.99343833713098406</c:v>
                </c:pt>
                <c:pt idx="32">
                  <c:v>0.99397085512887484</c:v>
                </c:pt>
              </c:numCache>
            </c:numRef>
          </c:val>
          <c:smooth val="0"/>
          <c:extLst>
            <c:ext xmlns:c16="http://schemas.microsoft.com/office/drawing/2014/chart" uri="{C3380CC4-5D6E-409C-BE32-E72D297353CC}">
              <c16:uniqueId val="{00000005-4FE2-4CC2-BAA9-365A18F0C472}"/>
            </c:ext>
          </c:extLst>
        </c:ser>
        <c:ser>
          <c:idx val="6"/>
          <c:order val="6"/>
          <c:tx>
            <c:strRef>
              <c:f>Sheet5!$H$1</c:f>
              <c:strCache>
                <c:ptCount val="1"/>
                <c:pt idx="0">
                  <c:v>H7</c:v>
                </c:pt>
              </c:strCache>
            </c:strRef>
          </c:tx>
          <c:marker>
            <c:symbol val="plus"/>
            <c:size val="5"/>
          </c:marker>
          <c:val>
            <c:numRef>
              <c:f>Sheet5!$H$2:$H$34</c:f>
              <c:numCache>
                <c:formatCode>General</c:formatCode>
                <c:ptCount val="33"/>
                <c:pt idx="0">
                  <c:v>1</c:v>
                </c:pt>
                <c:pt idx="1">
                  <c:v>0.99939012515729653</c:v>
                </c:pt>
                <c:pt idx="2">
                  <c:v>0.99703658782756388</c:v>
                </c:pt>
                <c:pt idx="3">
                  <c:v>0.99655810219251117</c:v>
                </c:pt>
                <c:pt idx="4">
                  <c:v>0.99622063766329449</c:v>
                </c:pt>
                <c:pt idx="5">
                  <c:v>0.99489298354665434</c:v>
                </c:pt>
                <c:pt idx="6">
                  <c:v>0.99407234595242455</c:v>
                </c:pt>
                <c:pt idx="7">
                  <c:v>0.99434656694043977</c:v>
                </c:pt>
                <c:pt idx="8">
                  <c:v>0.99505784375955897</c:v>
                </c:pt>
                <c:pt idx="9">
                  <c:v>0.99600054831791252</c:v>
                </c:pt>
                <c:pt idx="10">
                  <c:v>0.99627248111963596</c:v>
                </c:pt>
                <c:pt idx="11">
                  <c:v>0.99684611558407532</c:v>
                </c:pt>
                <c:pt idx="12">
                  <c:v>0.99625067009351964</c:v>
                </c:pt>
                <c:pt idx="13">
                  <c:v>0.99602685122000245</c:v>
                </c:pt>
                <c:pt idx="14">
                  <c:v>0.99620497430735266</c:v>
                </c:pt>
                <c:pt idx="15">
                  <c:v>0.99659531025229353</c:v>
                </c:pt>
                <c:pt idx="16">
                  <c:v>0.99740321276376931</c:v>
                </c:pt>
                <c:pt idx="17">
                  <c:v>0.99807831384246448</c:v>
                </c:pt>
                <c:pt idx="18">
                  <c:v>0.99916300098001143</c:v>
                </c:pt>
                <c:pt idx="19">
                  <c:v>0.99762594442393515</c:v>
                </c:pt>
                <c:pt idx="20">
                  <c:v>0.99732330159712057</c:v>
                </c:pt>
                <c:pt idx="21">
                  <c:v>0.99704951714181222</c:v>
                </c:pt>
                <c:pt idx="22">
                  <c:v>0.99552014311766523</c:v>
                </c:pt>
                <c:pt idx="23">
                  <c:v>0.99270016744355349</c:v>
                </c:pt>
                <c:pt idx="24">
                  <c:v>0.99129591950532525</c:v>
                </c:pt>
                <c:pt idx="25">
                  <c:v>0.9946412746034774</c:v>
                </c:pt>
                <c:pt idx="26">
                  <c:v>0.99434501485296178</c:v>
                </c:pt>
                <c:pt idx="27">
                  <c:v>0.99302063550779884</c:v>
                </c:pt>
                <c:pt idx="28">
                  <c:v>0.9921936562932514</c:v>
                </c:pt>
                <c:pt idx="29">
                  <c:v>0.9920767221050304</c:v>
                </c:pt>
                <c:pt idx="30">
                  <c:v>0.99224982551767305</c:v>
                </c:pt>
                <c:pt idx="31">
                  <c:v>0.99246917949550995</c:v>
                </c:pt>
                <c:pt idx="32">
                  <c:v>0.99299842174378017</c:v>
                </c:pt>
              </c:numCache>
            </c:numRef>
          </c:val>
          <c:smooth val="0"/>
          <c:extLst>
            <c:ext xmlns:c16="http://schemas.microsoft.com/office/drawing/2014/chart" uri="{C3380CC4-5D6E-409C-BE32-E72D297353CC}">
              <c16:uniqueId val="{00000006-4FE2-4CC2-BAA9-365A18F0C472}"/>
            </c:ext>
          </c:extLst>
        </c:ser>
        <c:ser>
          <c:idx val="7"/>
          <c:order val="7"/>
          <c:tx>
            <c:strRef>
              <c:f>Sheet5!$I$1</c:f>
              <c:strCache>
                <c:ptCount val="1"/>
                <c:pt idx="0">
                  <c:v>H8</c:v>
                </c:pt>
              </c:strCache>
            </c:strRef>
          </c:tx>
          <c:marker>
            <c:symbol val="dot"/>
            <c:size val="5"/>
          </c:marker>
          <c:val>
            <c:numRef>
              <c:f>Sheet5!$I$2:$I$34</c:f>
              <c:numCache>
                <c:formatCode>General</c:formatCode>
                <c:ptCount val="33"/>
                <c:pt idx="0">
                  <c:v>1</c:v>
                </c:pt>
                <c:pt idx="1">
                  <c:v>0.99944561835185042</c:v>
                </c:pt>
                <c:pt idx="2">
                  <c:v>0.99733731359360567</c:v>
                </c:pt>
                <c:pt idx="3">
                  <c:v>0.99698319275785408</c:v>
                </c:pt>
                <c:pt idx="4">
                  <c:v>0.99676797766626668</c:v>
                </c:pt>
                <c:pt idx="5">
                  <c:v>0.9957307066921679</c:v>
                </c:pt>
                <c:pt idx="6">
                  <c:v>0.99497353500608499</c:v>
                </c:pt>
                <c:pt idx="7">
                  <c:v>0.99533475834791407</c:v>
                </c:pt>
                <c:pt idx="8">
                  <c:v>0.99615740929503427</c:v>
                </c:pt>
                <c:pt idx="9">
                  <c:v>0.99720300998218681</c:v>
                </c:pt>
                <c:pt idx="10">
                  <c:v>0.99748999863671817</c:v>
                </c:pt>
                <c:pt idx="11">
                  <c:v>0.99808973195320927</c:v>
                </c:pt>
                <c:pt idx="12">
                  <c:v>0.99760405171076738</c:v>
                </c:pt>
                <c:pt idx="13">
                  <c:v>0.99742088985354571</c:v>
                </c:pt>
                <c:pt idx="14">
                  <c:v>0.99762385641948093</c:v>
                </c:pt>
                <c:pt idx="15">
                  <c:v>0.99803792769907007</c:v>
                </c:pt>
                <c:pt idx="16">
                  <c:v>0.99888061915035398</c:v>
                </c:pt>
                <c:pt idx="17">
                  <c:v>0.99956550531166077</c:v>
                </c:pt>
                <c:pt idx="18">
                  <c:v>0.99922875642887665</c:v>
                </c:pt>
                <c:pt idx="19">
                  <c:v>0.99776117592371516</c:v>
                </c:pt>
                <c:pt idx="20">
                  <c:v>0.99747221392243812</c:v>
                </c:pt>
                <c:pt idx="21">
                  <c:v>0.99721080705223419</c:v>
                </c:pt>
                <c:pt idx="22">
                  <c:v>0.99588994799123254</c:v>
                </c:pt>
                <c:pt idx="23">
                  <c:v>0.99319847307243714</c:v>
                </c:pt>
                <c:pt idx="24">
                  <c:v>0.99185825310700837</c:v>
                </c:pt>
                <c:pt idx="25">
                  <c:v>0.99550773859033737</c:v>
                </c:pt>
                <c:pt idx="26">
                  <c:v>0.99524914319606328</c:v>
                </c:pt>
                <c:pt idx="27">
                  <c:v>0.99407526107619437</c:v>
                </c:pt>
                <c:pt idx="28">
                  <c:v>0.99335440771029648</c:v>
                </c:pt>
                <c:pt idx="29">
                  <c:v>0.99328581414374795</c:v>
                </c:pt>
                <c:pt idx="30">
                  <c:v>0.99353333308352154</c:v>
                </c:pt>
                <c:pt idx="31">
                  <c:v>0.99376882409455658</c:v>
                </c:pt>
                <c:pt idx="32">
                  <c:v>0.99430245916651161</c:v>
                </c:pt>
              </c:numCache>
            </c:numRef>
          </c:val>
          <c:smooth val="0"/>
          <c:extLst>
            <c:ext xmlns:c16="http://schemas.microsoft.com/office/drawing/2014/chart" uri="{C3380CC4-5D6E-409C-BE32-E72D297353CC}">
              <c16:uniqueId val="{00000007-4FE2-4CC2-BAA9-365A18F0C472}"/>
            </c:ext>
          </c:extLst>
        </c:ser>
        <c:ser>
          <c:idx val="8"/>
          <c:order val="8"/>
          <c:tx>
            <c:strRef>
              <c:f>Sheet5!$J$1</c:f>
              <c:strCache>
                <c:ptCount val="1"/>
                <c:pt idx="0">
                  <c:v>H9</c:v>
                </c:pt>
              </c:strCache>
            </c:strRef>
          </c:tx>
          <c:marker>
            <c:symbol val="dash"/>
            <c:size val="5"/>
          </c:marker>
          <c:val>
            <c:numRef>
              <c:f>Sheet5!$J$2:$J$34</c:f>
              <c:numCache>
                <c:formatCode>General</c:formatCode>
                <c:ptCount val="33"/>
                <c:pt idx="0">
                  <c:v>1</c:v>
                </c:pt>
                <c:pt idx="1">
                  <c:v>0.99925487676323477</c:v>
                </c:pt>
                <c:pt idx="2">
                  <c:v>0.99630344284345407</c:v>
                </c:pt>
                <c:pt idx="3">
                  <c:v>0.99552154133964388</c:v>
                </c:pt>
                <c:pt idx="4">
                  <c:v>0.99488577747220108</c:v>
                </c:pt>
                <c:pt idx="5">
                  <c:v>0.9928494406937407</c:v>
                </c:pt>
                <c:pt idx="6">
                  <c:v>0.99187388463088333</c:v>
                </c:pt>
                <c:pt idx="7">
                  <c:v>0.991935753871656</c:v>
                </c:pt>
                <c:pt idx="8">
                  <c:v>0.99237510210138558</c:v>
                </c:pt>
                <c:pt idx="9">
                  <c:v>0.99306656272967853</c:v>
                </c:pt>
                <c:pt idx="10">
                  <c:v>0.99330173406116173</c:v>
                </c:pt>
                <c:pt idx="11">
                  <c:v>0.9938116414042254</c:v>
                </c:pt>
                <c:pt idx="12">
                  <c:v>0.99294810799872779</c:v>
                </c:pt>
                <c:pt idx="13">
                  <c:v>0.9926249840697422</c:v>
                </c:pt>
                <c:pt idx="14">
                  <c:v>0.9927424281046946</c:v>
                </c:pt>
                <c:pt idx="15">
                  <c:v>0.99307479344926874</c:v>
                </c:pt>
                <c:pt idx="16">
                  <c:v>0.99379772788794174</c:v>
                </c:pt>
                <c:pt idx="17">
                  <c:v>0.99444893689251268</c:v>
                </c:pt>
                <c:pt idx="18">
                  <c:v>0.99900280111946915</c:v>
                </c:pt>
                <c:pt idx="19">
                  <c:v>0.99729681119662983</c:v>
                </c:pt>
                <c:pt idx="20">
                  <c:v>0.99696090252098646</c:v>
                </c:pt>
                <c:pt idx="21">
                  <c:v>0.99665702062252415</c:v>
                </c:pt>
                <c:pt idx="22">
                  <c:v>0.99461881202225311</c:v>
                </c:pt>
                <c:pt idx="23">
                  <c:v>0.99148596028613567</c:v>
                </c:pt>
                <c:pt idx="24">
                  <c:v>0.98992579997340047</c:v>
                </c:pt>
                <c:pt idx="25">
                  <c:v>0.99252759376284783</c:v>
                </c:pt>
                <c:pt idx="26">
                  <c:v>0.99213941262906469</c:v>
                </c:pt>
                <c:pt idx="27">
                  <c:v>0.99044768902010205</c:v>
                </c:pt>
                <c:pt idx="28">
                  <c:v>0.98936166594088537</c:v>
                </c:pt>
                <c:pt idx="29">
                  <c:v>0.98912673480394819</c:v>
                </c:pt>
                <c:pt idx="30">
                  <c:v>0.98911817726732265</c:v>
                </c:pt>
                <c:pt idx="31">
                  <c:v>0.98929813988850046</c:v>
                </c:pt>
                <c:pt idx="32">
                  <c:v>0.98981666493627163</c:v>
                </c:pt>
              </c:numCache>
            </c:numRef>
          </c:val>
          <c:smooth val="0"/>
          <c:extLst>
            <c:ext xmlns:c16="http://schemas.microsoft.com/office/drawing/2014/chart" uri="{C3380CC4-5D6E-409C-BE32-E72D297353CC}">
              <c16:uniqueId val="{00000008-4FE2-4CC2-BAA9-365A18F0C472}"/>
            </c:ext>
          </c:extLst>
        </c:ser>
        <c:ser>
          <c:idx val="9"/>
          <c:order val="9"/>
          <c:tx>
            <c:strRef>
              <c:f>Sheet5!$K$1</c:f>
              <c:strCache>
                <c:ptCount val="1"/>
                <c:pt idx="0">
                  <c:v>H10</c:v>
                </c:pt>
              </c:strCache>
            </c:strRef>
          </c:tx>
          <c:marker>
            <c:symbol val="diamond"/>
            <c:size val="5"/>
          </c:marker>
          <c:val>
            <c:numRef>
              <c:f>Sheet5!$K$2:$K$34</c:f>
              <c:numCache>
                <c:formatCode>General</c:formatCode>
                <c:ptCount val="33"/>
                <c:pt idx="0">
                  <c:v>1</c:v>
                </c:pt>
                <c:pt idx="1">
                  <c:v>0.99915352805583824</c:v>
                </c:pt>
                <c:pt idx="2">
                  <c:v>0.9957538591606252</c:v>
                </c:pt>
                <c:pt idx="3">
                  <c:v>0.99474429929257335</c:v>
                </c:pt>
                <c:pt idx="4">
                  <c:v>0.9938846746151615</c:v>
                </c:pt>
                <c:pt idx="5">
                  <c:v>0.99131638746773665</c:v>
                </c:pt>
                <c:pt idx="6">
                  <c:v>0.9902245191123169</c:v>
                </c:pt>
                <c:pt idx="7">
                  <c:v>0.99012697263836769</c:v>
                </c:pt>
                <c:pt idx="8">
                  <c:v>0.99036209427727284</c:v>
                </c:pt>
                <c:pt idx="9">
                  <c:v>0.99086484898553817</c:v>
                </c:pt>
                <c:pt idx="10">
                  <c:v>0.99107240998781332</c:v>
                </c:pt>
                <c:pt idx="11">
                  <c:v>0.99153445186571076</c:v>
                </c:pt>
                <c:pt idx="12">
                  <c:v>0.99046949409923479</c:v>
                </c:pt>
                <c:pt idx="13">
                  <c:v>0.99007175355937915</c:v>
                </c:pt>
                <c:pt idx="14">
                  <c:v>0.99014360532548551</c:v>
                </c:pt>
                <c:pt idx="15">
                  <c:v>0.99043241518732006</c:v>
                </c:pt>
                <c:pt idx="16">
                  <c:v>0.9910915095297268</c:v>
                </c:pt>
                <c:pt idx="17">
                  <c:v>0.99172477387847913</c:v>
                </c:pt>
                <c:pt idx="18">
                  <c:v>0.99888281075456109</c:v>
                </c:pt>
                <c:pt idx="19">
                  <c:v>0.99705059816736796</c:v>
                </c:pt>
                <c:pt idx="20">
                  <c:v>0.99668983368035124</c:v>
                </c:pt>
                <c:pt idx="21">
                  <c:v>0.99636346288885935</c:v>
                </c:pt>
                <c:pt idx="22">
                  <c:v>0.99394336102688574</c:v>
                </c:pt>
                <c:pt idx="23">
                  <c:v>0.99057634317750232</c:v>
                </c:pt>
                <c:pt idx="24">
                  <c:v>0.98889947846852888</c:v>
                </c:pt>
                <c:pt idx="25">
                  <c:v>0.99094189770116148</c:v>
                </c:pt>
                <c:pt idx="26">
                  <c:v>0.99048471758503676</c:v>
                </c:pt>
                <c:pt idx="27">
                  <c:v>0.98851720762775652</c:v>
                </c:pt>
                <c:pt idx="28">
                  <c:v>0.98723670136712394</c:v>
                </c:pt>
                <c:pt idx="29">
                  <c:v>0.98691317964808778</c:v>
                </c:pt>
                <c:pt idx="30">
                  <c:v>0.98676821791819103</c:v>
                </c:pt>
                <c:pt idx="31">
                  <c:v>0.98691860442255308</c:v>
                </c:pt>
                <c:pt idx="32">
                  <c:v>0.98742908824901732</c:v>
                </c:pt>
              </c:numCache>
            </c:numRef>
          </c:val>
          <c:smooth val="0"/>
          <c:extLst>
            <c:ext xmlns:c16="http://schemas.microsoft.com/office/drawing/2014/chart" uri="{C3380CC4-5D6E-409C-BE32-E72D297353CC}">
              <c16:uniqueId val="{00000009-4FE2-4CC2-BAA9-365A18F0C472}"/>
            </c:ext>
          </c:extLst>
        </c:ser>
        <c:ser>
          <c:idx val="10"/>
          <c:order val="10"/>
          <c:tx>
            <c:strRef>
              <c:f>Sheet5!$L$1</c:f>
              <c:strCache>
                <c:ptCount val="1"/>
                <c:pt idx="0">
                  <c:v>H11</c:v>
                </c:pt>
              </c:strCache>
            </c:strRef>
          </c:tx>
          <c:marker>
            <c:symbol val="square"/>
            <c:size val="5"/>
          </c:marker>
          <c:val>
            <c:numRef>
              <c:f>Sheet5!$L$2:$L$34</c:f>
              <c:numCache>
                <c:formatCode>General</c:formatCode>
                <c:ptCount val="33"/>
                <c:pt idx="0">
                  <c:v>1</c:v>
                </c:pt>
                <c:pt idx="1">
                  <c:v>0.99906051574128174</c:v>
                </c:pt>
                <c:pt idx="2">
                  <c:v>0.99524933001745086</c:v>
                </c:pt>
                <c:pt idx="3">
                  <c:v>0.99403061521961333</c:v>
                </c:pt>
                <c:pt idx="4">
                  <c:v>0.99296529305443004</c:v>
                </c:pt>
                <c:pt idx="5">
                  <c:v>0.98990812917705551</c:v>
                </c:pt>
                <c:pt idx="6">
                  <c:v>0.98870934558873713</c:v>
                </c:pt>
                <c:pt idx="7">
                  <c:v>0.98846527597560874</c:v>
                </c:pt>
                <c:pt idx="8">
                  <c:v>0.9885126223670605</c:v>
                </c:pt>
                <c:pt idx="9">
                  <c:v>0.98884186145025332</c:v>
                </c:pt>
                <c:pt idx="10">
                  <c:v>0.98902403521855775</c:v>
                </c:pt>
                <c:pt idx="11">
                  <c:v>0.98944206398228374</c:v>
                </c:pt>
                <c:pt idx="12">
                  <c:v>0.98819184472912747</c:v>
                </c:pt>
                <c:pt idx="13">
                  <c:v>0.98772547117092591</c:v>
                </c:pt>
                <c:pt idx="14">
                  <c:v>0.98775538769717286</c:v>
                </c:pt>
                <c:pt idx="15">
                  <c:v>0.98800413705644463</c:v>
                </c:pt>
                <c:pt idx="16">
                  <c:v>0.98860451364700896</c:v>
                </c:pt>
                <c:pt idx="17">
                  <c:v>0.98922127809597038</c:v>
                </c:pt>
                <c:pt idx="18">
                  <c:v>0.9987727323946789</c:v>
                </c:pt>
                <c:pt idx="19">
                  <c:v>0.99682495831656681</c:v>
                </c:pt>
                <c:pt idx="20">
                  <c:v>0.99644143710079425</c:v>
                </c:pt>
                <c:pt idx="21">
                  <c:v>0.99609447625637004</c:v>
                </c:pt>
                <c:pt idx="22">
                  <c:v>0.99332344230740766</c:v>
                </c:pt>
                <c:pt idx="23">
                  <c:v>0.98974173959285927</c:v>
                </c:pt>
                <c:pt idx="24">
                  <c:v>0.98795786846894185</c:v>
                </c:pt>
                <c:pt idx="25">
                  <c:v>0.98948526231470857</c:v>
                </c:pt>
                <c:pt idx="26">
                  <c:v>0.98896466947048378</c:v>
                </c:pt>
                <c:pt idx="27">
                  <c:v>0.98674366576557793</c:v>
                </c:pt>
                <c:pt idx="28">
                  <c:v>0.98528439379185639</c:v>
                </c:pt>
                <c:pt idx="29">
                  <c:v>0.98487943982593795</c:v>
                </c:pt>
                <c:pt idx="30">
                  <c:v>0.98460908387215873</c:v>
                </c:pt>
                <c:pt idx="31">
                  <c:v>0.98473228286226988</c:v>
                </c:pt>
                <c:pt idx="32">
                  <c:v>0.9852353791110291</c:v>
                </c:pt>
              </c:numCache>
            </c:numRef>
          </c:val>
          <c:smooth val="0"/>
          <c:extLst>
            <c:ext xmlns:c16="http://schemas.microsoft.com/office/drawing/2014/chart" uri="{C3380CC4-5D6E-409C-BE32-E72D297353CC}">
              <c16:uniqueId val="{0000000A-4FE2-4CC2-BAA9-365A18F0C472}"/>
            </c:ext>
          </c:extLst>
        </c:ser>
        <c:ser>
          <c:idx val="11"/>
          <c:order val="11"/>
          <c:tx>
            <c:strRef>
              <c:f>Sheet5!$M$1</c:f>
              <c:strCache>
                <c:ptCount val="1"/>
                <c:pt idx="0">
                  <c:v>H12</c:v>
                </c:pt>
              </c:strCache>
            </c:strRef>
          </c:tx>
          <c:marker>
            <c:symbol val="triangle"/>
            <c:size val="5"/>
          </c:marker>
          <c:val>
            <c:numRef>
              <c:f>Sheet5!$M$2:$M$34</c:f>
              <c:numCache>
                <c:formatCode>General</c:formatCode>
                <c:ptCount val="33"/>
                <c:pt idx="0">
                  <c:v>1</c:v>
                </c:pt>
                <c:pt idx="1">
                  <c:v>0.99901179783352467</c:v>
                </c:pt>
                <c:pt idx="2">
                  <c:v>0.99498501025002473</c:v>
                </c:pt>
                <c:pt idx="3">
                  <c:v>0.99365665901798672</c:v>
                </c:pt>
                <c:pt idx="4">
                  <c:v>0.99248350069853519</c:v>
                </c:pt>
                <c:pt idx="5">
                  <c:v>0.98917001154780271</c:v>
                </c:pt>
                <c:pt idx="6">
                  <c:v>0.98791516258843748</c:v>
                </c:pt>
                <c:pt idx="7">
                  <c:v>0.98759426261242378</c:v>
                </c:pt>
                <c:pt idx="8">
                  <c:v>0.98754312270350453</c:v>
                </c:pt>
                <c:pt idx="9">
                  <c:v>0.98778135036103953</c:v>
                </c:pt>
                <c:pt idx="10">
                  <c:v>0.98795020836988445</c:v>
                </c:pt>
                <c:pt idx="11">
                  <c:v>0.98834515136013523</c:v>
                </c:pt>
                <c:pt idx="12">
                  <c:v>0.98699774008055818</c:v>
                </c:pt>
                <c:pt idx="13">
                  <c:v>0.98649535872540062</c:v>
                </c:pt>
                <c:pt idx="14">
                  <c:v>0.98650327460000242</c:v>
                </c:pt>
                <c:pt idx="15">
                  <c:v>0.98673100736757591</c:v>
                </c:pt>
                <c:pt idx="16">
                  <c:v>0.9873005792533438</c:v>
                </c:pt>
                <c:pt idx="17">
                  <c:v>0.98790868936659704</c:v>
                </c:pt>
                <c:pt idx="18">
                  <c:v>0.99871509184174256</c:v>
                </c:pt>
                <c:pt idx="19">
                  <c:v>0.99670689593936745</c:v>
                </c:pt>
                <c:pt idx="20">
                  <c:v>0.99631147614805726</c:v>
                </c:pt>
                <c:pt idx="21">
                  <c:v>0.99595374946013837</c:v>
                </c:pt>
                <c:pt idx="22">
                  <c:v>0.99299873187677568</c:v>
                </c:pt>
                <c:pt idx="23">
                  <c:v>0.98930466650580995</c:v>
                </c:pt>
                <c:pt idx="24">
                  <c:v>0.98746478566039209</c:v>
                </c:pt>
                <c:pt idx="25">
                  <c:v>0.98872178105351471</c:v>
                </c:pt>
                <c:pt idx="26">
                  <c:v>0.98816793967913719</c:v>
                </c:pt>
                <c:pt idx="27">
                  <c:v>0.98581401062784968</c:v>
                </c:pt>
                <c:pt idx="28">
                  <c:v>0.98426099747036577</c:v>
                </c:pt>
                <c:pt idx="29">
                  <c:v>0.98381334157022859</c:v>
                </c:pt>
                <c:pt idx="30">
                  <c:v>0.98347722608181021</c:v>
                </c:pt>
                <c:pt idx="31">
                  <c:v>0.98358616784815445</c:v>
                </c:pt>
                <c:pt idx="32">
                  <c:v>0.98408539165175624</c:v>
                </c:pt>
              </c:numCache>
            </c:numRef>
          </c:val>
          <c:smooth val="0"/>
          <c:extLst>
            <c:ext xmlns:c16="http://schemas.microsoft.com/office/drawing/2014/chart" uri="{C3380CC4-5D6E-409C-BE32-E72D297353CC}">
              <c16:uniqueId val="{0000000B-4FE2-4CC2-BAA9-365A18F0C472}"/>
            </c:ext>
          </c:extLst>
        </c:ser>
        <c:ser>
          <c:idx val="12"/>
          <c:order val="12"/>
          <c:tx>
            <c:strRef>
              <c:f>Sheet5!$N$1</c:f>
              <c:strCache>
                <c:ptCount val="1"/>
                <c:pt idx="0">
                  <c:v>H13</c:v>
                </c:pt>
              </c:strCache>
            </c:strRef>
          </c:tx>
          <c:marker>
            <c:symbol val="x"/>
            <c:size val="5"/>
          </c:marker>
          <c:val>
            <c:numRef>
              <c:f>Sheet5!$N$2:$N$34</c:f>
              <c:numCache>
                <c:formatCode>General</c:formatCode>
                <c:ptCount val="33"/>
                <c:pt idx="0">
                  <c:v>1</c:v>
                </c:pt>
                <c:pt idx="1">
                  <c:v>0.99894531269860998</c:v>
                </c:pt>
                <c:pt idx="2">
                  <c:v>0.99462422999087763</c:v>
                </c:pt>
                <c:pt idx="3">
                  <c:v>0.99314616386260512</c:v>
                </c:pt>
                <c:pt idx="4">
                  <c:v>0.99182573570333832</c:v>
                </c:pt>
                <c:pt idx="5">
                  <c:v>0.98816215098458327</c:v>
                </c:pt>
                <c:pt idx="6">
                  <c:v>0.98683071858596061</c:v>
                </c:pt>
                <c:pt idx="7">
                  <c:v>0.98640487646659991</c:v>
                </c:pt>
                <c:pt idx="8">
                  <c:v>0.98621918810471698</c:v>
                </c:pt>
                <c:pt idx="9">
                  <c:v>0.98633307498653122</c:v>
                </c:pt>
                <c:pt idx="10">
                  <c:v>0.98648374156546959</c:v>
                </c:pt>
                <c:pt idx="11">
                  <c:v>0.98684714365310411</c:v>
                </c:pt>
                <c:pt idx="12">
                  <c:v>0.98536692629334088</c:v>
                </c:pt>
                <c:pt idx="13">
                  <c:v>0.98481534172638496</c:v>
                </c:pt>
                <c:pt idx="14">
                  <c:v>0.98479319664400533</c:v>
                </c:pt>
                <c:pt idx="15">
                  <c:v>0.98499221189607544</c:v>
                </c:pt>
                <c:pt idx="16">
                  <c:v>0.98551969488241953</c:v>
                </c:pt>
                <c:pt idx="17">
                  <c:v>0.98611598717292837</c:v>
                </c:pt>
                <c:pt idx="18">
                  <c:v>0.99863644793173723</c:v>
                </c:pt>
                <c:pt idx="19">
                  <c:v>0.9965459129056814</c:v>
                </c:pt>
                <c:pt idx="20">
                  <c:v>0.99613427833714951</c:v>
                </c:pt>
                <c:pt idx="21">
                  <c:v>0.99576188035224789</c:v>
                </c:pt>
                <c:pt idx="22">
                  <c:v>0.99255558972193991</c:v>
                </c:pt>
                <c:pt idx="23">
                  <c:v>0.98870827711602671</c:v>
                </c:pt>
                <c:pt idx="24">
                  <c:v>0.98679200197237105</c:v>
                </c:pt>
                <c:pt idx="25">
                  <c:v>0.9876792790925395</c:v>
                </c:pt>
                <c:pt idx="26">
                  <c:v>0.98708002512497461</c:v>
                </c:pt>
                <c:pt idx="27">
                  <c:v>0.98454452447221397</c:v>
                </c:pt>
                <c:pt idx="28">
                  <c:v>0.9828634626162861</c:v>
                </c:pt>
                <c:pt idx="29">
                  <c:v>0.98235747613174229</c:v>
                </c:pt>
                <c:pt idx="30">
                  <c:v>0.98193152840927966</c:v>
                </c:pt>
                <c:pt idx="31">
                  <c:v>0.98202099436682821</c:v>
                </c:pt>
                <c:pt idx="32">
                  <c:v>0.98251493011616908</c:v>
                </c:pt>
              </c:numCache>
            </c:numRef>
          </c:val>
          <c:smooth val="0"/>
          <c:extLst>
            <c:ext xmlns:c16="http://schemas.microsoft.com/office/drawing/2014/chart" uri="{C3380CC4-5D6E-409C-BE32-E72D297353CC}">
              <c16:uniqueId val="{0000000C-4FE2-4CC2-BAA9-365A18F0C472}"/>
            </c:ext>
          </c:extLst>
        </c:ser>
        <c:ser>
          <c:idx val="13"/>
          <c:order val="13"/>
          <c:tx>
            <c:strRef>
              <c:f>Sheet5!$O$1</c:f>
              <c:strCache>
                <c:ptCount val="1"/>
                <c:pt idx="0">
                  <c:v>H14</c:v>
                </c:pt>
              </c:strCache>
            </c:strRef>
          </c:tx>
          <c:marker>
            <c:symbol val="star"/>
            <c:size val="5"/>
          </c:marker>
          <c:val>
            <c:numRef>
              <c:f>Sheet5!$O$2:$O$34</c:f>
              <c:numCache>
                <c:formatCode>General</c:formatCode>
                <c:ptCount val="33"/>
                <c:pt idx="0">
                  <c:v>1</c:v>
                </c:pt>
                <c:pt idx="1">
                  <c:v>0.99900433222202079</c:v>
                </c:pt>
                <c:pt idx="2">
                  <c:v>0.9949445019320835</c:v>
                </c:pt>
                <c:pt idx="3">
                  <c:v>0.99359934462603317</c:v>
                </c:pt>
                <c:pt idx="4">
                  <c:v>0.99240965546088555</c:v>
                </c:pt>
                <c:pt idx="5">
                  <c:v>0.98905687064567671</c:v>
                </c:pt>
                <c:pt idx="6">
                  <c:v>0.98779342614884347</c:v>
                </c:pt>
                <c:pt idx="7">
                  <c:v>0.98746074740332035</c:v>
                </c:pt>
                <c:pt idx="8">
                  <c:v>0.98739450714595034</c:v>
                </c:pt>
                <c:pt idx="9">
                  <c:v>0.98761878028134731</c:v>
                </c:pt>
                <c:pt idx="10">
                  <c:v>0.9877855966354413</c:v>
                </c:pt>
                <c:pt idx="11">
                  <c:v>0.98817699993360664</c:v>
                </c:pt>
                <c:pt idx="12">
                  <c:v>0.98681468527361982</c:v>
                </c:pt>
                <c:pt idx="13">
                  <c:v>0.98630678240853997</c:v>
                </c:pt>
                <c:pt idx="14">
                  <c:v>0.98631132467947635</c:v>
                </c:pt>
                <c:pt idx="15">
                  <c:v>0.98653583477122575</c:v>
                </c:pt>
                <c:pt idx="16">
                  <c:v>0.98710068306818222</c:v>
                </c:pt>
                <c:pt idx="17">
                  <c:v>0.98770746624267736</c:v>
                </c:pt>
                <c:pt idx="18">
                  <c:v>0.99870625989530859</c:v>
                </c:pt>
                <c:pt idx="19">
                  <c:v>0.99668881136093213</c:v>
                </c:pt>
                <c:pt idx="20">
                  <c:v>0.99629156948648789</c:v>
                </c:pt>
                <c:pt idx="21">
                  <c:v>0.99593219416764855</c:v>
                </c:pt>
                <c:pt idx="22">
                  <c:v>0.99294897212556421</c:v>
                </c:pt>
                <c:pt idx="23">
                  <c:v>0.98923769329748279</c:v>
                </c:pt>
                <c:pt idx="24">
                  <c:v>0.98738923175393145</c:v>
                </c:pt>
                <c:pt idx="25">
                  <c:v>0.98860475188052976</c:v>
                </c:pt>
                <c:pt idx="26">
                  <c:v>0.98804581335856101</c:v>
                </c:pt>
                <c:pt idx="27">
                  <c:v>0.98567150542902426</c:v>
                </c:pt>
                <c:pt idx="28">
                  <c:v>0.98410412067011976</c:v>
                </c:pt>
                <c:pt idx="29">
                  <c:v>0.98364991804285284</c:v>
                </c:pt>
                <c:pt idx="30">
                  <c:v>0.98330372053810666</c:v>
                </c:pt>
                <c:pt idx="31">
                  <c:v>0.983410476469469</c:v>
                </c:pt>
                <c:pt idx="32">
                  <c:v>0.98390910667136389</c:v>
                </c:pt>
              </c:numCache>
            </c:numRef>
          </c:val>
          <c:smooth val="0"/>
          <c:extLst>
            <c:ext xmlns:c16="http://schemas.microsoft.com/office/drawing/2014/chart" uri="{C3380CC4-5D6E-409C-BE32-E72D297353CC}">
              <c16:uniqueId val="{0000000D-4FE2-4CC2-BAA9-365A18F0C472}"/>
            </c:ext>
          </c:extLst>
        </c:ser>
        <c:ser>
          <c:idx val="14"/>
          <c:order val="14"/>
          <c:tx>
            <c:strRef>
              <c:f>Sheet5!$P$1</c:f>
              <c:strCache>
                <c:ptCount val="1"/>
                <c:pt idx="0">
                  <c:v>H15</c:v>
                </c:pt>
              </c:strCache>
            </c:strRef>
          </c:tx>
          <c:marker>
            <c:symbol val="circle"/>
            <c:size val="5"/>
          </c:marker>
          <c:val>
            <c:numRef>
              <c:f>Sheet5!$P$2:$P$34</c:f>
              <c:numCache>
                <c:formatCode>General</c:formatCode>
                <c:ptCount val="33"/>
                <c:pt idx="0">
                  <c:v>1</c:v>
                </c:pt>
                <c:pt idx="1">
                  <c:v>0.99903260802481053</c:v>
                </c:pt>
                <c:pt idx="2">
                  <c:v>0.99509792114794282</c:v>
                </c:pt>
                <c:pt idx="3">
                  <c:v>0.99381640908402025</c:v>
                </c:pt>
                <c:pt idx="4">
                  <c:v>0.99268932182939751</c:v>
                </c:pt>
                <c:pt idx="5">
                  <c:v>0.98948534587901293</c:v>
                </c:pt>
                <c:pt idx="6">
                  <c:v>0.9882544511494098</c:v>
                </c:pt>
                <c:pt idx="7">
                  <c:v>0.98796637693303568</c:v>
                </c:pt>
                <c:pt idx="8">
                  <c:v>0.98795731740036064</c:v>
                </c:pt>
                <c:pt idx="9">
                  <c:v>0.98823443198547822</c:v>
                </c:pt>
                <c:pt idx="10">
                  <c:v>0.98840897947097961</c:v>
                </c:pt>
                <c:pt idx="11">
                  <c:v>0.98881378646289475</c:v>
                </c:pt>
                <c:pt idx="12">
                  <c:v>0.98750790459409532</c:v>
                </c:pt>
                <c:pt idx="13">
                  <c:v>0.98702090922143271</c:v>
                </c:pt>
                <c:pt idx="14">
                  <c:v>0.9870382258533541</c:v>
                </c:pt>
                <c:pt idx="15">
                  <c:v>0.98727493885192996</c:v>
                </c:pt>
                <c:pt idx="16">
                  <c:v>0.98785767336605312</c:v>
                </c:pt>
                <c:pt idx="17">
                  <c:v>0.98846948125446021</c:v>
                </c:pt>
                <c:pt idx="18">
                  <c:v>0.99873971203831469</c:v>
                </c:pt>
                <c:pt idx="19">
                  <c:v>0.99675731673072798</c:v>
                </c:pt>
                <c:pt idx="20">
                  <c:v>0.99636697773510419</c:v>
                </c:pt>
                <c:pt idx="21">
                  <c:v>0.99601384816776917</c:v>
                </c:pt>
                <c:pt idx="22">
                  <c:v>0.99313743501093699</c:v>
                </c:pt>
                <c:pt idx="23">
                  <c:v>0.98949135896209583</c:v>
                </c:pt>
                <c:pt idx="24">
                  <c:v>0.98767539984424157</c:v>
                </c:pt>
                <c:pt idx="25">
                  <c:v>0.98904795172029647</c:v>
                </c:pt>
                <c:pt idx="26">
                  <c:v>0.98850831557572338</c:v>
                </c:pt>
                <c:pt idx="27">
                  <c:v>0.98621117921019308</c:v>
                </c:pt>
                <c:pt idx="28">
                  <c:v>0.98469821731050922</c:v>
                </c:pt>
                <c:pt idx="29">
                  <c:v>0.98426880600619171</c:v>
                </c:pt>
                <c:pt idx="30">
                  <c:v>0.98396078696274836</c:v>
                </c:pt>
                <c:pt idx="31">
                  <c:v>0.9840758202326243</c:v>
                </c:pt>
                <c:pt idx="32">
                  <c:v>0.98457669842969731</c:v>
                </c:pt>
              </c:numCache>
            </c:numRef>
          </c:val>
          <c:smooth val="0"/>
          <c:extLst>
            <c:ext xmlns:c16="http://schemas.microsoft.com/office/drawing/2014/chart" uri="{C3380CC4-5D6E-409C-BE32-E72D297353CC}">
              <c16:uniqueId val="{0000000E-4FE2-4CC2-BAA9-365A18F0C472}"/>
            </c:ext>
          </c:extLst>
        </c:ser>
        <c:ser>
          <c:idx val="15"/>
          <c:order val="15"/>
          <c:tx>
            <c:strRef>
              <c:f>Sheet5!$Q$1</c:f>
              <c:strCache>
                <c:ptCount val="1"/>
                <c:pt idx="0">
                  <c:v>H16</c:v>
                </c:pt>
              </c:strCache>
            </c:strRef>
          </c:tx>
          <c:marker>
            <c:symbol val="plus"/>
            <c:size val="5"/>
          </c:marker>
          <c:val>
            <c:numRef>
              <c:f>Sheet5!$Q$2:$Q$34</c:f>
              <c:numCache>
                <c:formatCode>General</c:formatCode>
                <c:ptCount val="33"/>
                <c:pt idx="0">
                  <c:v>1</c:v>
                </c:pt>
                <c:pt idx="1">
                  <c:v>0.99900759564341091</c:v>
                </c:pt>
                <c:pt idx="2">
                  <c:v>0.99496220933254353</c:v>
                </c:pt>
                <c:pt idx="3">
                  <c:v>0.99362439858801432</c:v>
                </c:pt>
                <c:pt idx="4">
                  <c:v>0.9924419356958829</c:v>
                </c:pt>
                <c:pt idx="5">
                  <c:v>0.98910632860454561</c:v>
                </c:pt>
                <c:pt idx="6">
                  <c:v>0.98784664158099622</c:v>
                </c:pt>
                <c:pt idx="7">
                  <c:v>0.98751911182420427</c:v>
                </c:pt>
                <c:pt idx="8">
                  <c:v>0.98745947260571698</c:v>
                </c:pt>
                <c:pt idx="9">
                  <c:v>0.9876898458962976</c:v>
                </c:pt>
                <c:pt idx="10">
                  <c:v>0.98785755474996373</c:v>
                </c:pt>
                <c:pt idx="11">
                  <c:v>0.98825050540878301</c:v>
                </c:pt>
                <c:pt idx="12">
                  <c:v>0.98689470573245386</c:v>
                </c:pt>
                <c:pt idx="13">
                  <c:v>0.98638921658764023</c:v>
                </c:pt>
                <c:pt idx="14">
                  <c:v>0.98639523362394654</c:v>
                </c:pt>
                <c:pt idx="15">
                  <c:v>0.98662115250218918</c:v>
                </c:pt>
                <c:pt idx="16">
                  <c:v>0.98718806570709416</c:v>
                </c:pt>
                <c:pt idx="17">
                  <c:v>0.9877954289465759</c:v>
                </c:pt>
                <c:pt idx="18">
                  <c:v>0.99871012054652353</c:v>
                </c:pt>
                <c:pt idx="19">
                  <c:v>0.99669671637578761</c:v>
                </c:pt>
                <c:pt idx="20">
                  <c:v>0.99630027094164375</c:v>
                </c:pt>
                <c:pt idx="21">
                  <c:v>0.99594161624667177</c:v>
                </c:pt>
                <c:pt idx="22">
                  <c:v>0.99297072348259019</c:v>
                </c:pt>
                <c:pt idx="23">
                  <c:v>0.9892669689540865</c:v>
                </c:pt>
                <c:pt idx="24">
                  <c:v>0.98742225819044493</c:v>
                </c:pt>
                <c:pt idx="25">
                  <c:v>0.98865590955742633</c:v>
                </c:pt>
                <c:pt idx="26">
                  <c:v>0.98809919920536704</c:v>
                </c:pt>
                <c:pt idx="27">
                  <c:v>0.98573379973712461</c:v>
                </c:pt>
                <c:pt idx="28">
                  <c:v>0.98417269740963165</c:v>
                </c:pt>
                <c:pt idx="29">
                  <c:v>0.98372135663309979</c:v>
                </c:pt>
                <c:pt idx="30">
                  <c:v>0.98337956641230717</c:v>
                </c:pt>
                <c:pt idx="31">
                  <c:v>0.98348727786533607</c:v>
                </c:pt>
                <c:pt idx="32">
                  <c:v>0.98398616755259938</c:v>
                </c:pt>
              </c:numCache>
            </c:numRef>
          </c:val>
          <c:smooth val="0"/>
          <c:extLst>
            <c:ext xmlns:c16="http://schemas.microsoft.com/office/drawing/2014/chart" uri="{C3380CC4-5D6E-409C-BE32-E72D297353CC}">
              <c16:uniqueId val="{0000000F-4FE2-4CC2-BAA9-365A18F0C472}"/>
            </c:ext>
          </c:extLst>
        </c:ser>
        <c:ser>
          <c:idx val="16"/>
          <c:order val="16"/>
          <c:tx>
            <c:strRef>
              <c:f>Sheet5!$R$1</c:f>
              <c:strCache>
                <c:ptCount val="1"/>
                <c:pt idx="0">
                  <c:v>H17</c:v>
                </c:pt>
              </c:strCache>
            </c:strRef>
          </c:tx>
          <c:marker>
            <c:symbol val="dot"/>
            <c:size val="5"/>
          </c:marker>
          <c:val>
            <c:numRef>
              <c:f>Sheet5!$R$2:$R$34</c:f>
              <c:numCache>
                <c:formatCode>General</c:formatCode>
                <c:ptCount val="33"/>
                <c:pt idx="0">
                  <c:v>1</c:v>
                </c:pt>
                <c:pt idx="1">
                  <c:v>0.9989364577862655</c:v>
                </c:pt>
                <c:pt idx="2">
                  <c:v>0.99457617331740433</c:v>
                </c:pt>
                <c:pt idx="3">
                  <c:v>0.99307815878356531</c:v>
                </c:pt>
                <c:pt idx="4">
                  <c:v>0.99173810681541974</c:v>
                </c:pt>
                <c:pt idx="5">
                  <c:v>0.98802786830454992</c:v>
                </c:pt>
                <c:pt idx="6">
                  <c:v>0.98668622941905204</c:v>
                </c:pt>
                <c:pt idx="7">
                  <c:v>0.98624640186118362</c:v>
                </c:pt>
                <c:pt idx="8">
                  <c:v>0.98604277981879607</c:v>
                </c:pt>
                <c:pt idx="9">
                  <c:v>0.98614009311249828</c:v>
                </c:pt>
                <c:pt idx="10">
                  <c:v>0.98628833487765266</c:v>
                </c:pt>
                <c:pt idx="11">
                  <c:v>0.9866475328827462</c:v>
                </c:pt>
                <c:pt idx="12">
                  <c:v>0.98514961154548319</c:v>
                </c:pt>
                <c:pt idx="13">
                  <c:v>0.98459146761807892</c:v>
                </c:pt>
                <c:pt idx="14">
                  <c:v>0.98456531485698529</c:v>
                </c:pt>
                <c:pt idx="15">
                  <c:v>0.98476050183293806</c:v>
                </c:pt>
                <c:pt idx="16">
                  <c:v>0.98528237352402481</c:v>
                </c:pt>
                <c:pt idx="17">
                  <c:v>0.98587708978560284</c:v>
                </c:pt>
                <c:pt idx="18">
                  <c:v>0.99862597522168262</c:v>
                </c:pt>
                <c:pt idx="19">
                  <c:v>0.9965244842157861</c:v>
                </c:pt>
                <c:pt idx="20">
                  <c:v>0.99611069210987457</c:v>
                </c:pt>
                <c:pt idx="21">
                  <c:v>0.99573634194996563</c:v>
                </c:pt>
                <c:pt idx="22">
                  <c:v>0.99249656834766364</c:v>
                </c:pt>
                <c:pt idx="23">
                  <c:v>0.98862885376086906</c:v>
                </c:pt>
                <c:pt idx="24">
                  <c:v>0.98670240774417006</c:v>
                </c:pt>
                <c:pt idx="25">
                  <c:v>0.98754038027403568</c:v>
                </c:pt>
                <c:pt idx="26">
                  <c:v>0.98693507467067187</c:v>
                </c:pt>
                <c:pt idx="27">
                  <c:v>0.98437537663575558</c:v>
                </c:pt>
                <c:pt idx="28">
                  <c:v>0.98267725007794715</c:v>
                </c:pt>
                <c:pt idx="29">
                  <c:v>0.98216348998783043</c:v>
                </c:pt>
                <c:pt idx="30">
                  <c:v>0.9817255700529004</c:v>
                </c:pt>
                <c:pt idx="31">
                  <c:v>0.98181244046058158</c:v>
                </c:pt>
                <c:pt idx="32">
                  <c:v>0.98230567162551441</c:v>
                </c:pt>
              </c:numCache>
            </c:numRef>
          </c:val>
          <c:smooth val="0"/>
          <c:extLst>
            <c:ext xmlns:c16="http://schemas.microsoft.com/office/drawing/2014/chart" uri="{C3380CC4-5D6E-409C-BE32-E72D297353CC}">
              <c16:uniqueId val="{00000010-4FE2-4CC2-BAA9-365A18F0C472}"/>
            </c:ext>
          </c:extLst>
        </c:ser>
        <c:ser>
          <c:idx val="17"/>
          <c:order val="17"/>
          <c:tx>
            <c:strRef>
              <c:f>Sheet5!$S$1</c:f>
              <c:strCache>
                <c:ptCount val="1"/>
                <c:pt idx="0">
                  <c:v>H18</c:v>
                </c:pt>
              </c:strCache>
            </c:strRef>
          </c:tx>
          <c:marker>
            <c:symbol val="dash"/>
            <c:size val="5"/>
          </c:marker>
          <c:val>
            <c:numRef>
              <c:f>Sheet5!$S$2:$S$34</c:f>
              <c:numCache>
                <c:formatCode>General</c:formatCode>
                <c:ptCount val="33"/>
                <c:pt idx="0">
                  <c:v>1</c:v>
                </c:pt>
                <c:pt idx="1">
                  <c:v>0.99866635770592682</c:v>
                </c:pt>
                <c:pt idx="2">
                  <c:v>0.99310966990033611</c:v>
                </c:pt>
                <c:pt idx="3">
                  <c:v>0.99100222524967896</c:v>
                </c:pt>
                <c:pt idx="4">
                  <c:v>0.98906252620443436</c:v>
                </c:pt>
                <c:pt idx="5">
                  <c:v>0.98392631087278337</c:v>
                </c:pt>
                <c:pt idx="6">
                  <c:v>0.98227261851106762</c:v>
                </c:pt>
                <c:pt idx="7">
                  <c:v>0.98140525533881839</c:v>
                </c:pt>
                <c:pt idx="8">
                  <c:v>0.98065311895529284</c:v>
                </c:pt>
                <c:pt idx="9">
                  <c:v>0.98024347065470863</c:v>
                </c:pt>
                <c:pt idx="10">
                  <c:v>0.98031754326606679</c:v>
                </c:pt>
                <c:pt idx="11">
                  <c:v>0.98054814150842895</c:v>
                </c:pt>
                <c:pt idx="12">
                  <c:v>0.97850846076053721</c:v>
                </c:pt>
                <c:pt idx="13">
                  <c:v>0.97774957712421284</c:v>
                </c:pt>
                <c:pt idx="14">
                  <c:v>0.97760077916196331</c:v>
                </c:pt>
                <c:pt idx="15">
                  <c:v>0.97767881668856915</c:v>
                </c:pt>
                <c:pt idx="16">
                  <c:v>0.9780289752794501</c:v>
                </c:pt>
                <c:pt idx="17">
                  <c:v>0.97857548437716757</c:v>
                </c:pt>
                <c:pt idx="18">
                  <c:v>0.99830670610138905</c:v>
                </c:pt>
                <c:pt idx="19">
                  <c:v>0.99587220468244353</c:v>
                </c:pt>
                <c:pt idx="20">
                  <c:v>0.99539283224189679</c:v>
                </c:pt>
                <c:pt idx="21">
                  <c:v>0.99495914246446948</c:v>
                </c:pt>
                <c:pt idx="22">
                  <c:v>0.99069614648309912</c:v>
                </c:pt>
                <c:pt idx="23">
                  <c:v>0.98620706201107644</c:v>
                </c:pt>
                <c:pt idx="24">
                  <c:v>0.98397080175426843</c:v>
                </c:pt>
                <c:pt idx="25">
                  <c:v>0.98329774360691091</c:v>
                </c:pt>
                <c:pt idx="26">
                  <c:v>0.9825074660982992</c:v>
                </c:pt>
                <c:pt idx="27">
                  <c:v>0.9792080086668199</c:v>
                </c:pt>
                <c:pt idx="28">
                  <c:v>0.97698816838480085</c:v>
                </c:pt>
                <c:pt idx="29">
                  <c:v>0.97623674287002249</c:v>
                </c:pt>
                <c:pt idx="30">
                  <c:v>0.97543274095187404</c:v>
                </c:pt>
                <c:pt idx="31">
                  <c:v>0.97544025132830747</c:v>
                </c:pt>
                <c:pt idx="32">
                  <c:v>0.97591195766136773</c:v>
                </c:pt>
              </c:numCache>
            </c:numRef>
          </c:val>
          <c:smooth val="0"/>
          <c:extLst>
            <c:ext xmlns:c16="http://schemas.microsoft.com/office/drawing/2014/chart" uri="{C3380CC4-5D6E-409C-BE32-E72D297353CC}">
              <c16:uniqueId val="{00000011-4FE2-4CC2-BAA9-365A18F0C472}"/>
            </c:ext>
          </c:extLst>
        </c:ser>
        <c:ser>
          <c:idx val="18"/>
          <c:order val="18"/>
          <c:tx>
            <c:strRef>
              <c:f>Sheet5!$T$1</c:f>
              <c:strCache>
                <c:ptCount val="1"/>
                <c:pt idx="0">
                  <c:v>H19</c:v>
                </c:pt>
              </c:strCache>
            </c:strRef>
          </c:tx>
          <c:marker>
            <c:symbol val="diamond"/>
            <c:size val="5"/>
          </c:marker>
          <c:val>
            <c:numRef>
              <c:f>Sheet5!$T$2:$T$34</c:f>
              <c:numCache>
                <c:formatCode>General</c:formatCode>
                <c:ptCount val="33"/>
                <c:pt idx="0">
                  <c:v>1</c:v>
                </c:pt>
                <c:pt idx="1">
                  <c:v>0.99831460105680236</c:v>
                </c:pt>
                <c:pt idx="2">
                  <c:v>0.99119732522398474</c:v>
                </c:pt>
                <c:pt idx="3">
                  <c:v>0.98859086007568975</c:v>
                </c:pt>
                <c:pt idx="4">
                  <c:v>0.98612558306397446</c:v>
                </c:pt>
                <c:pt idx="5">
                  <c:v>0.97976679799879873</c:v>
                </c:pt>
                <c:pt idx="6">
                  <c:v>0.97775728244969817</c:v>
                </c:pt>
                <c:pt idx="7">
                  <c:v>0.97643228913201896</c:v>
                </c:pt>
                <c:pt idx="8">
                  <c:v>0.97529084046537318</c:v>
                </c:pt>
                <c:pt idx="9">
                  <c:v>0.97459643452313216</c:v>
                </c:pt>
                <c:pt idx="10">
                  <c:v>0.97462352409326214</c:v>
                </c:pt>
                <c:pt idx="11">
                  <c:v>0.97476667441495279</c:v>
                </c:pt>
                <c:pt idx="12">
                  <c:v>0.97228465252610818</c:v>
                </c:pt>
                <c:pt idx="13">
                  <c:v>0.97134273840827934</c:v>
                </c:pt>
                <c:pt idx="14">
                  <c:v>0.97098956226827771</c:v>
                </c:pt>
                <c:pt idx="15">
                  <c:v>0.97090277758070187</c:v>
                </c:pt>
                <c:pt idx="16">
                  <c:v>0.97093848868704169</c:v>
                </c:pt>
                <c:pt idx="17">
                  <c:v>0.97136727010686874</c:v>
                </c:pt>
                <c:pt idx="18">
                  <c:v>0.99790210598493945</c:v>
                </c:pt>
                <c:pt idx="19">
                  <c:v>0.99497810384222207</c:v>
                </c:pt>
                <c:pt idx="20">
                  <c:v>0.99434653157278274</c:v>
                </c:pt>
                <c:pt idx="21">
                  <c:v>0.99379644816687174</c:v>
                </c:pt>
                <c:pt idx="22">
                  <c:v>0.98798304729264175</c:v>
                </c:pt>
                <c:pt idx="23">
                  <c:v>0.98192427773578683</c:v>
                </c:pt>
                <c:pt idx="24">
                  <c:v>0.97884058418707032</c:v>
                </c:pt>
                <c:pt idx="25">
                  <c:v>0.97906462511020464</c:v>
                </c:pt>
                <c:pt idx="26">
                  <c:v>0.97817951305395445</c:v>
                </c:pt>
                <c:pt idx="27">
                  <c:v>0.97451612663695419</c:v>
                </c:pt>
                <c:pt idx="28">
                  <c:v>0.97206145720361703</c:v>
                </c:pt>
                <c:pt idx="29">
                  <c:v>0.97123008725571447</c:v>
                </c:pt>
                <c:pt idx="30">
                  <c:v>0.9704973163323537</c:v>
                </c:pt>
                <c:pt idx="31">
                  <c:v>0.97050857198413665</c:v>
                </c:pt>
                <c:pt idx="32">
                  <c:v>0.9709771580700246</c:v>
                </c:pt>
              </c:numCache>
            </c:numRef>
          </c:val>
          <c:smooth val="0"/>
          <c:extLst>
            <c:ext xmlns:c16="http://schemas.microsoft.com/office/drawing/2014/chart" uri="{C3380CC4-5D6E-409C-BE32-E72D297353CC}">
              <c16:uniqueId val="{00000012-4FE2-4CC2-BAA9-365A18F0C472}"/>
            </c:ext>
          </c:extLst>
        </c:ser>
        <c:ser>
          <c:idx val="19"/>
          <c:order val="19"/>
          <c:tx>
            <c:strRef>
              <c:f>Sheet5!$U$1</c:f>
              <c:strCache>
                <c:ptCount val="1"/>
                <c:pt idx="0">
                  <c:v>H20</c:v>
                </c:pt>
              </c:strCache>
            </c:strRef>
          </c:tx>
          <c:marker>
            <c:symbol val="square"/>
            <c:size val="5"/>
          </c:marker>
          <c:val>
            <c:numRef>
              <c:f>Sheet5!$U$2:$U$34</c:f>
              <c:numCache>
                <c:formatCode>General</c:formatCode>
                <c:ptCount val="33"/>
                <c:pt idx="0">
                  <c:v>1</c:v>
                </c:pt>
                <c:pt idx="1">
                  <c:v>0.99826971300794443</c:v>
                </c:pt>
                <c:pt idx="2">
                  <c:v>0.9910501292625179</c:v>
                </c:pt>
                <c:pt idx="3">
                  <c:v>0.98828851036165721</c:v>
                </c:pt>
                <c:pt idx="4">
                  <c:v>0.98574592714305387</c:v>
                </c:pt>
                <c:pt idx="5">
                  <c:v>0.97913895150919961</c:v>
                </c:pt>
                <c:pt idx="6">
                  <c:v>0.9770508012828113</c:v>
                </c:pt>
                <c:pt idx="7">
                  <c:v>0.97561970807207299</c:v>
                </c:pt>
                <c:pt idx="8">
                  <c:v>0.97409413836410041</c:v>
                </c:pt>
                <c:pt idx="9">
                  <c:v>0.97288586685714529</c:v>
                </c:pt>
                <c:pt idx="10">
                  <c:v>0.9728513389462452</c:v>
                </c:pt>
                <c:pt idx="11">
                  <c:v>0.97287150653166676</c:v>
                </c:pt>
                <c:pt idx="12">
                  <c:v>0.96993698394314309</c:v>
                </c:pt>
                <c:pt idx="13">
                  <c:v>0.96885905370934333</c:v>
                </c:pt>
                <c:pt idx="14">
                  <c:v>0.96845131333396317</c:v>
                </c:pt>
                <c:pt idx="15">
                  <c:v>0.96825530618424582</c:v>
                </c:pt>
                <c:pt idx="16">
                  <c:v>0.96824075363299311</c:v>
                </c:pt>
                <c:pt idx="17">
                  <c:v>0.96866684103098855</c:v>
                </c:pt>
                <c:pt idx="18">
                  <c:v>0.99779592615419965</c:v>
                </c:pt>
                <c:pt idx="19">
                  <c:v>0.99463116711896093</c:v>
                </c:pt>
                <c:pt idx="20">
                  <c:v>0.99399481505088993</c:v>
                </c:pt>
                <c:pt idx="21">
                  <c:v>0.99339053418904188</c:v>
                </c:pt>
                <c:pt idx="22">
                  <c:v>0.98793304203013876</c:v>
                </c:pt>
                <c:pt idx="23">
                  <c:v>0.98187910624551333</c:v>
                </c:pt>
                <c:pt idx="24">
                  <c:v>0.97871147692738514</c:v>
                </c:pt>
                <c:pt idx="25">
                  <c:v>0.97843643607188713</c:v>
                </c:pt>
                <c:pt idx="26">
                  <c:v>0.97756866314964586</c:v>
                </c:pt>
                <c:pt idx="27">
                  <c:v>0.97405787664173848</c:v>
                </c:pt>
                <c:pt idx="28">
                  <c:v>0.97169226490120608</c:v>
                </c:pt>
                <c:pt idx="29">
                  <c:v>0.97100730502815913</c:v>
                </c:pt>
                <c:pt idx="30">
                  <c:v>0.97026256758685581</c:v>
                </c:pt>
                <c:pt idx="31">
                  <c:v>0.97026818009437377</c:v>
                </c:pt>
                <c:pt idx="32">
                  <c:v>0.97074676514088187</c:v>
                </c:pt>
              </c:numCache>
            </c:numRef>
          </c:val>
          <c:smooth val="0"/>
          <c:extLst>
            <c:ext xmlns:c16="http://schemas.microsoft.com/office/drawing/2014/chart" uri="{C3380CC4-5D6E-409C-BE32-E72D297353CC}">
              <c16:uniqueId val="{00000013-4FE2-4CC2-BAA9-365A18F0C472}"/>
            </c:ext>
          </c:extLst>
        </c:ser>
        <c:ser>
          <c:idx val="20"/>
          <c:order val="20"/>
          <c:tx>
            <c:strRef>
              <c:f>Sheet5!$V$1</c:f>
              <c:strCache>
                <c:ptCount val="1"/>
                <c:pt idx="0">
                  <c:v>H21</c:v>
                </c:pt>
              </c:strCache>
            </c:strRef>
          </c:tx>
          <c:marker>
            <c:symbol val="triangle"/>
            <c:size val="5"/>
          </c:marker>
          <c:val>
            <c:numRef>
              <c:f>Sheet5!$V$2:$V$34</c:f>
              <c:numCache>
                <c:formatCode>General</c:formatCode>
                <c:ptCount val="33"/>
                <c:pt idx="0">
                  <c:v>1</c:v>
                </c:pt>
                <c:pt idx="1">
                  <c:v>0.99840845122606847</c:v>
                </c:pt>
                <c:pt idx="2">
                  <c:v>0.99166354318157424</c:v>
                </c:pt>
                <c:pt idx="3">
                  <c:v>0.98930471231480277</c:v>
                </c:pt>
                <c:pt idx="4">
                  <c:v>0.98709363175688769</c:v>
                </c:pt>
                <c:pt idx="5">
                  <c:v>0.98139194804280905</c:v>
                </c:pt>
                <c:pt idx="6">
                  <c:v>0.97964462825727949</c:v>
                </c:pt>
                <c:pt idx="7">
                  <c:v>0.97868429488596487</c:v>
                </c:pt>
                <c:pt idx="8">
                  <c:v>0.97783302676118</c:v>
                </c:pt>
                <c:pt idx="9">
                  <c:v>0.97731502523050384</c:v>
                </c:pt>
                <c:pt idx="10">
                  <c:v>0.97737429145188492</c:v>
                </c:pt>
                <c:pt idx="11">
                  <c:v>0.9775893034548252</c:v>
                </c:pt>
                <c:pt idx="12">
                  <c:v>0.97550131604303569</c:v>
                </c:pt>
                <c:pt idx="13">
                  <c:v>0.97472721060943457</c:v>
                </c:pt>
                <c:pt idx="14">
                  <c:v>0.97447363658394559</c:v>
                </c:pt>
                <c:pt idx="15">
                  <c:v>0.97445193292600119</c:v>
                </c:pt>
                <c:pt idx="16">
                  <c:v>0.97474638396608004</c:v>
                </c:pt>
                <c:pt idx="17">
                  <c:v>0.9752374099488903</c:v>
                </c:pt>
                <c:pt idx="18">
                  <c:v>0.99798894740993993</c:v>
                </c:pt>
                <c:pt idx="19">
                  <c:v>0.99514242638631778</c:v>
                </c:pt>
                <c:pt idx="20">
                  <c:v>0.99458385495284074</c:v>
                </c:pt>
                <c:pt idx="21">
                  <c:v>0.99410848767406124</c:v>
                </c:pt>
                <c:pt idx="22">
                  <c:v>0.98842422983059741</c:v>
                </c:pt>
                <c:pt idx="23">
                  <c:v>0.9821728705358227</c:v>
                </c:pt>
                <c:pt idx="24">
                  <c:v>0.97900780734507742</c:v>
                </c:pt>
                <c:pt idx="25">
                  <c:v>0.9806911690752802</c:v>
                </c:pt>
                <c:pt idx="26">
                  <c:v>0.9797859946916625</c:v>
                </c:pt>
                <c:pt idx="27">
                  <c:v>0.97599903285516731</c:v>
                </c:pt>
                <c:pt idx="28">
                  <c:v>0.97348077575704817</c:v>
                </c:pt>
                <c:pt idx="29">
                  <c:v>0.97253954568852863</c:v>
                </c:pt>
                <c:pt idx="30">
                  <c:v>0.97174740916552982</c:v>
                </c:pt>
                <c:pt idx="31">
                  <c:v>0.97176988324549429</c:v>
                </c:pt>
                <c:pt idx="32">
                  <c:v>0.97218468430747373</c:v>
                </c:pt>
              </c:numCache>
            </c:numRef>
          </c:val>
          <c:smooth val="0"/>
          <c:extLst>
            <c:ext xmlns:c16="http://schemas.microsoft.com/office/drawing/2014/chart" uri="{C3380CC4-5D6E-409C-BE32-E72D297353CC}">
              <c16:uniqueId val="{00000014-4FE2-4CC2-BAA9-365A18F0C472}"/>
            </c:ext>
          </c:extLst>
        </c:ser>
        <c:ser>
          <c:idx val="21"/>
          <c:order val="21"/>
          <c:tx>
            <c:strRef>
              <c:f>Sheet5!$W$1</c:f>
              <c:strCache>
                <c:ptCount val="1"/>
                <c:pt idx="0">
                  <c:v>H22</c:v>
                </c:pt>
              </c:strCache>
            </c:strRef>
          </c:tx>
          <c:marker>
            <c:symbol val="x"/>
            <c:size val="5"/>
          </c:marker>
          <c:val>
            <c:numRef>
              <c:f>Sheet5!$W$2:$W$34</c:f>
              <c:numCache>
                <c:formatCode>General</c:formatCode>
                <c:ptCount val="33"/>
                <c:pt idx="0">
                  <c:v>1</c:v>
                </c:pt>
                <c:pt idx="1">
                  <c:v>0.99840608180593038</c:v>
                </c:pt>
                <c:pt idx="2">
                  <c:v>0.99166298444459011</c:v>
                </c:pt>
                <c:pt idx="3">
                  <c:v>0.98914539990447192</c:v>
                </c:pt>
                <c:pt idx="4">
                  <c:v>0.98685293876024927</c:v>
                </c:pt>
                <c:pt idx="5">
                  <c:v>0.98086950054350486</c:v>
                </c:pt>
                <c:pt idx="6">
                  <c:v>0.97901058847736233</c:v>
                </c:pt>
                <c:pt idx="7">
                  <c:v>0.97786645820360563</c:v>
                </c:pt>
                <c:pt idx="8">
                  <c:v>0.97686715829130844</c:v>
                </c:pt>
                <c:pt idx="9">
                  <c:v>0.97628395669716073</c:v>
                </c:pt>
                <c:pt idx="10">
                  <c:v>0.97633199934387738</c:v>
                </c:pt>
                <c:pt idx="11">
                  <c:v>0.97651254763815398</c:v>
                </c:pt>
                <c:pt idx="12">
                  <c:v>0.97425185373298762</c:v>
                </c:pt>
                <c:pt idx="13">
                  <c:v>0.97342988485353377</c:v>
                </c:pt>
                <c:pt idx="14">
                  <c:v>0.97318334883682278</c:v>
                </c:pt>
                <c:pt idx="15">
                  <c:v>0.97315406233262125</c:v>
                </c:pt>
                <c:pt idx="16">
                  <c:v>0.973366896364392</c:v>
                </c:pt>
                <c:pt idx="17">
                  <c:v>0.97383113941825816</c:v>
                </c:pt>
                <c:pt idx="18">
                  <c:v>0.99800889528460279</c:v>
                </c:pt>
                <c:pt idx="19">
                  <c:v>0.99528906402246009</c:v>
                </c:pt>
                <c:pt idx="20">
                  <c:v>0.99478732445397156</c:v>
                </c:pt>
                <c:pt idx="21">
                  <c:v>0.99439432733217537</c:v>
                </c:pt>
                <c:pt idx="22">
                  <c:v>0.98863230510320854</c:v>
                </c:pt>
                <c:pt idx="23">
                  <c:v>0.98294135232155899</c:v>
                </c:pt>
                <c:pt idx="24">
                  <c:v>0.98005011856377533</c:v>
                </c:pt>
                <c:pt idx="25">
                  <c:v>0.98016765632962966</c:v>
                </c:pt>
                <c:pt idx="26">
                  <c:v>0.97927648434746462</c:v>
                </c:pt>
                <c:pt idx="27">
                  <c:v>0.97560051166272654</c:v>
                </c:pt>
                <c:pt idx="28">
                  <c:v>0.97308939022641816</c:v>
                </c:pt>
                <c:pt idx="29">
                  <c:v>0.97218107686973876</c:v>
                </c:pt>
                <c:pt idx="30">
                  <c:v>0.97110689206859657</c:v>
                </c:pt>
                <c:pt idx="31">
                  <c:v>0.97103197623582638</c:v>
                </c:pt>
                <c:pt idx="32">
                  <c:v>0.9715150713666022</c:v>
                </c:pt>
              </c:numCache>
            </c:numRef>
          </c:val>
          <c:smooth val="0"/>
          <c:extLst>
            <c:ext xmlns:c16="http://schemas.microsoft.com/office/drawing/2014/chart" uri="{C3380CC4-5D6E-409C-BE32-E72D297353CC}">
              <c16:uniqueId val="{00000015-4FE2-4CC2-BAA9-365A18F0C472}"/>
            </c:ext>
          </c:extLst>
        </c:ser>
        <c:ser>
          <c:idx val="22"/>
          <c:order val="22"/>
          <c:tx>
            <c:strRef>
              <c:f>Sheet5!$X$1</c:f>
              <c:strCache>
                <c:ptCount val="1"/>
                <c:pt idx="0">
                  <c:v>H23</c:v>
                </c:pt>
              </c:strCache>
            </c:strRef>
          </c:tx>
          <c:marker>
            <c:symbol val="star"/>
            <c:size val="5"/>
          </c:marker>
          <c:val>
            <c:numRef>
              <c:f>Sheet5!$X$2:$X$34</c:f>
              <c:numCache>
                <c:formatCode>General</c:formatCode>
                <c:ptCount val="33"/>
                <c:pt idx="0">
                  <c:v>1</c:v>
                </c:pt>
                <c:pt idx="1">
                  <c:v>0.99857166250052731</c:v>
                </c:pt>
                <c:pt idx="2">
                  <c:v>0.99263560537068274</c:v>
                </c:pt>
                <c:pt idx="3">
                  <c:v>0.99056304451257982</c:v>
                </c:pt>
                <c:pt idx="4">
                  <c:v>0.98870596829338486</c:v>
                </c:pt>
                <c:pt idx="5">
                  <c:v>0.98374120221008821</c:v>
                </c:pt>
                <c:pt idx="6">
                  <c:v>0.98212295115145054</c:v>
                </c:pt>
                <c:pt idx="7">
                  <c:v>0.98121579844511175</c:v>
                </c:pt>
                <c:pt idx="8">
                  <c:v>0.98041644329011868</c:v>
                </c:pt>
                <c:pt idx="9">
                  <c:v>0.9800192210423635</c:v>
                </c:pt>
                <c:pt idx="10">
                  <c:v>0.98009975330363974</c:v>
                </c:pt>
                <c:pt idx="11">
                  <c:v>0.980337262585942</c:v>
                </c:pt>
                <c:pt idx="12">
                  <c:v>0.97838101831221691</c:v>
                </c:pt>
                <c:pt idx="13">
                  <c:v>0.97764802925988636</c:v>
                </c:pt>
                <c:pt idx="14">
                  <c:v>0.97754837609682987</c:v>
                </c:pt>
                <c:pt idx="15">
                  <c:v>0.97765383071514733</c:v>
                </c:pt>
                <c:pt idx="16">
                  <c:v>0.97809774698991203</c:v>
                </c:pt>
                <c:pt idx="17">
                  <c:v>0.97868969767255798</c:v>
                </c:pt>
                <c:pt idx="18">
                  <c:v>0.99817533056391583</c:v>
                </c:pt>
                <c:pt idx="19">
                  <c:v>0.9955138797438583</c:v>
                </c:pt>
                <c:pt idx="20">
                  <c:v>0.99497221554165027</c:v>
                </c:pt>
                <c:pt idx="21">
                  <c:v>0.99452220900734067</c:v>
                </c:pt>
                <c:pt idx="22">
                  <c:v>0.98979085369509268</c:v>
                </c:pt>
                <c:pt idx="23">
                  <c:v>0.98441793478095596</c:v>
                </c:pt>
                <c:pt idx="24">
                  <c:v>0.98168278437295331</c:v>
                </c:pt>
                <c:pt idx="25">
                  <c:v>0.98314162355889489</c:v>
                </c:pt>
                <c:pt idx="26">
                  <c:v>0.98237151016684487</c:v>
                </c:pt>
                <c:pt idx="27">
                  <c:v>0.97906027462251022</c:v>
                </c:pt>
                <c:pt idx="28">
                  <c:v>0.97684412955972411</c:v>
                </c:pt>
                <c:pt idx="29">
                  <c:v>0.97607032663558757</c:v>
                </c:pt>
                <c:pt idx="30">
                  <c:v>0.9754801580073188</c:v>
                </c:pt>
                <c:pt idx="31">
                  <c:v>0.97548488360835761</c:v>
                </c:pt>
                <c:pt idx="32">
                  <c:v>0.97590546197377148</c:v>
                </c:pt>
              </c:numCache>
            </c:numRef>
          </c:val>
          <c:smooth val="0"/>
          <c:extLst>
            <c:ext xmlns:c16="http://schemas.microsoft.com/office/drawing/2014/chart" uri="{C3380CC4-5D6E-409C-BE32-E72D297353CC}">
              <c16:uniqueId val="{00000016-4FE2-4CC2-BAA9-365A18F0C472}"/>
            </c:ext>
          </c:extLst>
        </c:ser>
        <c:ser>
          <c:idx val="23"/>
          <c:order val="23"/>
          <c:tx>
            <c:strRef>
              <c:f>Sheet5!$Y$1</c:f>
              <c:strCache>
                <c:ptCount val="1"/>
                <c:pt idx="0">
                  <c:v>H24</c:v>
                </c:pt>
              </c:strCache>
            </c:strRef>
          </c:tx>
          <c:marker>
            <c:symbol val="circle"/>
            <c:size val="5"/>
          </c:marker>
          <c:val>
            <c:numRef>
              <c:f>Sheet5!$Y$2:$Y$34</c:f>
              <c:numCache>
                <c:formatCode>General</c:formatCode>
                <c:ptCount val="33"/>
                <c:pt idx="0">
                  <c:v>1</c:v>
                </c:pt>
                <c:pt idx="1">
                  <c:v>0.99873224288822038</c:v>
                </c:pt>
                <c:pt idx="2">
                  <c:v>0.99345728390537869</c:v>
                </c:pt>
                <c:pt idx="3">
                  <c:v>0.99159689561829323</c:v>
                </c:pt>
                <c:pt idx="4">
                  <c:v>0.98991697878261597</c:v>
                </c:pt>
                <c:pt idx="5">
                  <c:v>0.98541651691548804</c:v>
                </c:pt>
                <c:pt idx="6">
                  <c:v>0.98404944219459733</c:v>
                </c:pt>
                <c:pt idx="7">
                  <c:v>0.98373480011856551</c:v>
                </c:pt>
                <c:pt idx="8">
                  <c:v>0.98348013186793637</c:v>
                </c:pt>
                <c:pt idx="9">
                  <c:v>0.98347483246927969</c:v>
                </c:pt>
                <c:pt idx="10">
                  <c:v>0.98359493394729691</c:v>
                </c:pt>
                <c:pt idx="11">
                  <c:v>0.98391195946444931</c:v>
                </c:pt>
                <c:pt idx="12">
                  <c:v>0.9823406024568464</c:v>
                </c:pt>
                <c:pt idx="13">
                  <c:v>0.9817236075421385</c:v>
                </c:pt>
                <c:pt idx="14">
                  <c:v>0.98166340368499094</c:v>
                </c:pt>
                <c:pt idx="15">
                  <c:v>0.98187132411147682</c:v>
                </c:pt>
                <c:pt idx="16">
                  <c:v>0.98247880709829682</c:v>
                </c:pt>
                <c:pt idx="17">
                  <c:v>0.98311417022946901</c:v>
                </c:pt>
                <c:pt idx="18">
                  <c:v>0.99839843601619593</c:v>
                </c:pt>
                <c:pt idx="19">
                  <c:v>0.99604000158244588</c:v>
                </c:pt>
                <c:pt idx="20">
                  <c:v>0.99560345579053811</c:v>
                </c:pt>
                <c:pt idx="21">
                  <c:v>0.99525115245000273</c:v>
                </c:pt>
                <c:pt idx="22">
                  <c:v>0.99095905109140592</c:v>
                </c:pt>
                <c:pt idx="23">
                  <c:v>0.98620140540491064</c:v>
                </c:pt>
                <c:pt idx="24">
                  <c:v>0.98395243252398346</c:v>
                </c:pt>
                <c:pt idx="25">
                  <c:v>0.98476069581480641</c:v>
                </c:pt>
                <c:pt idx="26">
                  <c:v>0.98392682345248461</c:v>
                </c:pt>
                <c:pt idx="27">
                  <c:v>0.98048923265847721</c:v>
                </c:pt>
                <c:pt idx="28">
                  <c:v>0.97818282196941553</c:v>
                </c:pt>
                <c:pt idx="29">
                  <c:v>0.97739414622079923</c:v>
                </c:pt>
                <c:pt idx="30">
                  <c:v>0.97651407131069945</c:v>
                </c:pt>
                <c:pt idx="31">
                  <c:v>0.97651993143001825</c:v>
                </c:pt>
                <c:pt idx="32">
                  <c:v>0.97701655457006475</c:v>
                </c:pt>
              </c:numCache>
            </c:numRef>
          </c:val>
          <c:smooth val="0"/>
          <c:extLst>
            <c:ext xmlns:c16="http://schemas.microsoft.com/office/drawing/2014/chart" uri="{C3380CC4-5D6E-409C-BE32-E72D297353CC}">
              <c16:uniqueId val="{00000017-4FE2-4CC2-BAA9-365A18F0C472}"/>
            </c:ext>
          </c:extLst>
        </c:ser>
        <c:dLbls>
          <c:showLegendKey val="0"/>
          <c:showVal val="0"/>
          <c:showCatName val="0"/>
          <c:showSerName val="0"/>
          <c:showPercent val="0"/>
          <c:showBubbleSize val="0"/>
        </c:dLbls>
        <c:marker val="1"/>
        <c:smooth val="0"/>
        <c:axId val="91310751"/>
        <c:axId val="1"/>
      </c:lineChart>
      <c:catAx>
        <c:axId val="91310751"/>
        <c:scaling>
          <c:orientation val="minMax"/>
        </c:scaling>
        <c:delete val="0"/>
        <c:axPos val="b"/>
        <c:title>
          <c:tx>
            <c:rich>
              <a:bodyPr rot="0" spcFirstLastPara="1" vertOverflow="ellipsis" vert="horz" wrap="square" anchor="ctr" anchorCtr="1"/>
              <a:lstStyle/>
              <a:p>
                <a:pPr algn="ctr" rtl="1">
                  <a:defRPr lang="fa-IR" sz="1000" b="0" i="0" u="none" strike="noStrike" kern="1200" baseline="0">
                    <a:solidFill>
                      <a:schemeClr val="tx1"/>
                    </a:solidFill>
                    <a:latin typeface="+mn-lt"/>
                    <a:ea typeface="+mn-ea"/>
                    <a:cs typeface="B Titr" panose="00000700000000000000" pitchFamily="2" charset="-78"/>
                  </a:defRPr>
                </a:pPr>
                <a:r>
                  <a:rPr lang="en-CA" sz="900" b="1" i="0" u="none" strike="noStrike" kern="1200" baseline="0">
                    <a:solidFill>
                      <a:schemeClr val="tx1"/>
                    </a:solidFill>
                    <a:latin typeface="Palatino Linotype" panose="02040502050505030304" pitchFamily="18" charset="0"/>
                    <a:cs typeface="B Titr" panose="00000700000000000000" pitchFamily="2" charset="-78"/>
                  </a:rPr>
                  <a:t>Buses</a:t>
                </a:r>
                <a:endParaRPr lang="fa-IR" sz="900" b="1" i="0" u="none" strike="noStrike" kern="1200" baseline="0">
                  <a:solidFill>
                    <a:schemeClr val="tx1"/>
                  </a:solidFill>
                  <a:cs typeface="B Titr" panose="00000700000000000000" pitchFamily="2" charset="-78"/>
                </a:endParaRPr>
              </a:p>
            </c:rich>
          </c:tx>
          <c:overlay val="0"/>
          <c:spPr>
            <a:noFill/>
            <a:ln w="25400">
              <a:noFill/>
            </a:ln>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ctr">
              <a:defRPr lang="en-US"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max val="1.01"/>
          <c:min val="0.950000000000000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1">
                  <a:defRPr lang="fa-IR" sz="900" b="1" i="0" u="none" strike="noStrike" kern="1200" baseline="0">
                    <a:solidFill>
                      <a:schemeClr val="tx1"/>
                    </a:solidFill>
                    <a:latin typeface="Times New Roman" panose="02020603050405020304" pitchFamily="18" charset="0"/>
                    <a:ea typeface="+mn-ea"/>
                    <a:cs typeface="B Titr" panose="00000700000000000000" pitchFamily="2" charset="-78"/>
                  </a:defRPr>
                </a:pPr>
                <a:r>
                  <a:rPr lang="en-CA" sz="900" b="1" i="0" u="none" strike="noStrike" kern="1200" baseline="0">
                    <a:solidFill>
                      <a:sysClr val="windowText" lastClr="000000"/>
                    </a:solidFill>
                    <a:latin typeface="Palatino Linotype" panose="02040502050505030304" pitchFamily="18" charset="0"/>
                    <a:cs typeface="B Titr" panose="00000700000000000000" pitchFamily="2" charset="-78"/>
                  </a:rPr>
                  <a:t>Voltage magnitude [pu</a:t>
                </a:r>
                <a:r>
                  <a:rPr lang="en-CA" sz="900" b="1" i="0" u="none" strike="noStrike" kern="1200" baseline="0">
                    <a:solidFill>
                      <a:sysClr val="windowText" lastClr="000000"/>
                    </a:solidFill>
                    <a:latin typeface="Times New Roman" panose="02020603050405020304" pitchFamily="18" charset="0"/>
                    <a:cs typeface="B Titr" panose="00000700000000000000" pitchFamily="2" charset="-78"/>
                  </a:rPr>
                  <a:t>]</a:t>
                </a:r>
                <a:endParaRPr lang="fa-IR" sz="900" b="1" i="0" u="none" strike="noStrike" kern="1200" baseline="0">
                  <a:solidFill>
                    <a:schemeClr val="tx1"/>
                  </a:solidFill>
                  <a:latin typeface="Times New Roman" panose="02020603050405020304" pitchFamily="18" charset="0"/>
                  <a:cs typeface="B Titr" panose="00000700000000000000" pitchFamily="2" charset="-78"/>
                </a:endParaRPr>
              </a:p>
            </c:rich>
          </c:tx>
          <c:overlay val="0"/>
          <c:spPr>
            <a:noFill/>
            <a:ln w="25400">
              <a:noFill/>
            </a:ln>
          </c:spPr>
        </c:title>
        <c:numFmt formatCode="General" sourceLinked="1"/>
        <c:majorTickMark val="none"/>
        <c:minorTickMark val="none"/>
        <c:tickLblPos val="nextTo"/>
        <c:spPr>
          <a:ln w="6350">
            <a:noFill/>
          </a:ln>
        </c:spPr>
        <c:txPr>
          <a:bodyPr rot="-6000000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1310751"/>
        <c:crosses val="autoZero"/>
        <c:crossBetween val="between"/>
      </c:valAx>
      <c:spPr>
        <a:noFill/>
        <a:ln w="25400">
          <a:noFill/>
        </a:ln>
      </c:spPr>
    </c:plotArea>
    <c:legend>
      <c:legendPos val="b"/>
      <c:overlay val="0"/>
      <c:spPr>
        <a:noFill/>
        <a:ln w="25400">
          <a:noFill/>
        </a:ln>
      </c:spPr>
      <c:txPr>
        <a:bodyPr rot="0" spcFirstLastPara="1" vertOverflow="ellipsis" vert="horz" wrap="square" anchor="ctr" anchorCtr="1"/>
        <a:lstStyle/>
        <a:p>
          <a:pPr algn="ctr" rtl="1">
            <a:defRPr lang="en-US" sz="600" b="1" i="0" u="none" strike="noStrike" kern="1200" baseline="0">
              <a:solidFill>
                <a:schemeClr val="tx1"/>
              </a:solidFill>
              <a:latin typeface="Times New Roman" panose="02020603050405020304" pitchFamily="18" charset="0"/>
              <a:ea typeface="+mn-ea"/>
              <a:cs typeface="B Titr" panose="00000700000000000000" pitchFamily="2" charset="-78"/>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Sheet5!$B$1</c:f>
              <c:strCache>
                <c:ptCount val="1"/>
                <c:pt idx="0">
                  <c:v>H1</c:v>
                </c:pt>
              </c:strCache>
            </c:strRef>
          </c:tx>
          <c:spPr>
            <a:ln w="28575" cap="rnd">
              <a:solidFill>
                <a:srgbClr val="00B050"/>
              </a:solidFill>
              <a:round/>
            </a:ln>
            <a:effectLst/>
          </c:spPr>
          <c:marker>
            <c:symbol val="circle"/>
            <c:size val="5"/>
            <c:spPr>
              <a:solidFill>
                <a:schemeClr val="accent1"/>
              </a:solidFill>
              <a:ln w="9525">
                <a:solidFill>
                  <a:schemeClr val="accent1"/>
                </a:solidFill>
              </a:ln>
              <a:effectLst/>
            </c:spPr>
          </c:marker>
          <c:val>
            <c:numRef>
              <c:f>Sheet5!$B$2:$B$34</c:f>
              <c:numCache>
                <c:formatCode>General</c:formatCode>
                <c:ptCount val="33"/>
                <c:pt idx="0">
                  <c:v>1</c:v>
                </c:pt>
                <c:pt idx="1">
                  <c:v>0.99898566598668714</c:v>
                </c:pt>
                <c:pt idx="2">
                  <c:v>0.99484321505942364</c:v>
                </c:pt>
                <c:pt idx="3">
                  <c:v>0.99345603153387685</c:v>
                </c:pt>
                <c:pt idx="4">
                  <c:v>0.99222500354475218</c:v>
                </c:pt>
                <c:pt idx="5">
                  <c:v>0.9887739493584119</c:v>
                </c:pt>
                <c:pt idx="6">
                  <c:v>0.98748900882962964</c:v>
                </c:pt>
                <c:pt idx="7">
                  <c:v>0.9871268736667973</c:v>
                </c:pt>
                <c:pt idx="8">
                  <c:v>0.9870228685798399</c:v>
                </c:pt>
                <c:pt idx="9">
                  <c:v>0.98721224221434645</c:v>
                </c:pt>
                <c:pt idx="10">
                  <c:v>0.9873739525156735</c:v>
                </c:pt>
                <c:pt idx="11">
                  <c:v>0.98775650321736319</c:v>
                </c:pt>
                <c:pt idx="12">
                  <c:v>0.98635691460922803</c:v>
                </c:pt>
                <c:pt idx="13">
                  <c:v>0.98583520212172981</c:v>
                </c:pt>
                <c:pt idx="14">
                  <c:v>0.98583130683587505</c:v>
                </c:pt>
                <c:pt idx="15">
                  <c:v>0.98604775688529833</c:v>
                </c:pt>
                <c:pt idx="16">
                  <c:v>0.98660079128703382</c:v>
                </c:pt>
                <c:pt idx="17">
                  <c:v>0.98720425586660021</c:v>
                </c:pt>
                <c:pt idx="18">
                  <c:v>0.9986841785663727</c:v>
                </c:pt>
                <c:pt idx="19">
                  <c:v>0.99664360329265755</c:v>
                </c:pt>
                <c:pt idx="20">
                  <c:v>0.99624180715505095</c:v>
                </c:pt>
                <c:pt idx="21">
                  <c:v>0.99587831110411718</c:v>
                </c:pt>
                <c:pt idx="22">
                  <c:v>0.99282455735196817</c:v>
                </c:pt>
                <c:pt idx="23">
                  <c:v>0.98907024583322833</c:v>
                </c:pt>
                <c:pt idx="24">
                  <c:v>0.98720033271772833</c:v>
                </c:pt>
                <c:pt idx="25">
                  <c:v>0.9883121070118952</c:v>
                </c:pt>
                <c:pt idx="26">
                  <c:v>0.98774042168127307</c:v>
                </c:pt>
                <c:pt idx="27">
                  <c:v>0.98531514983617152</c:v>
                </c:pt>
                <c:pt idx="28">
                  <c:v>0.98371182419534442</c:v>
                </c:pt>
                <c:pt idx="29">
                  <c:v>0.98324124930476686</c:v>
                </c:pt>
                <c:pt idx="30">
                  <c:v>0.98286983804904571</c:v>
                </c:pt>
                <c:pt idx="31">
                  <c:v>0.98297112754125726</c:v>
                </c:pt>
                <c:pt idx="32">
                  <c:v>0.98346827335160003</c:v>
                </c:pt>
              </c:numCache>
            </c:numRef>
          </c:val>
          <c:smooth val="0"/>
          <c:extLst>
            <c:ext xmlns:c16="http://schemas.microsoft.com/office/drawing/2014/chart" uri="{C3380CC4-5D6E-409C-BE32-E72D297353CC}">
              <c16:uniqueId val="{00000000-CB06-4A5A-B5C2-13174ED13B7E}"/>
            </c:ext>
          </c:extLst>
        </c:ser>
        <c:ser>
          <c:idx val="1"/>
          <c:order val="1"/>
          <c:tx>
            <c:strRef>
              <c:f>Sheet5!$C$1</c:f>
              <c:strCache>
                <c:ptCount val="1"/>
                <c:pt idx="0">
                  <c:v>H2</c:v>
                </c:pt>
              </c:strCache>
            </c:strRef>
          </c:tx>
          <c:spPr>
            <a:ln w="25400">
              <a:solidFill>
                <a:srgbClr val="FFFF00"/>
              </a:solidFill>
              <a:prstDash val="solid"/>
            </a:ln>
          </c:spPr>
          <c:marker>
            <c:symbol val="circle"/>
            <c:size val="5"/>
            <c:spPr>
              <a:solidFill>
                <a:schemeClr val="accent2"/>
              </a:solidFill>
              <a:ln w="9525">
                <a:solidFill>
                  <a:schemeClr val="accent2"/>
                </a:solidFill>
              </a:ln>
              <a:effectLst/>
            </c:spPr>
          </c:marker>
          <c:val>
            <c:numRef>
              <c:f>Sheet5!$C$2:$C$34</c:f>
              <c:numCache>
                <c:formatCode>General</c:formatCode>
                <c:ptCount val="33"/>
                <c:pt idx="0">
                  <c:v>1</c:v>
                </c:pt>
                <c:pt idx="1">
                  <c:v>0.99928819601814844</c:v>
                </c:pt>
                <c:pt idx="2">
                  <c:v>0.99648408575822656</c:v>
                </c:pt>
                <c:pt idx="3">
                  <c:v>0.99577697394533271</c:v>
                </c:pt>
                <c:pt idx="4">
                  <c:v>0.99521474443895652</c:v>
                </c:pt>
                <c:pt idx="5">
                  <c:v>0.99335312258888353</c:v>
                </c:pt>
                <c:pt idx="6">
                  <c:v>0.99241576320422631</c:v>
                </c:pt>
                <c:pt idx="7">
                  <c:v>0.99252998742267406</c:v>
                </c:pt>
                <c:pt idx="8">
                  <c:v>0.99303639126823506</c:v>
                </c:pt>
                <c:pt idx="9">
                  <c:v>0.99378980881525203</c:v>
                </c:pt>
                <c:pt idx="10">
                  <c:v>0.994034045448695</c:v>
                </c:pt>
                <c:pt idx="11">
                  <c:v>0.99455966806596185</c:v>
                </c:pt>
                <c:pt idx="12">
                  <c:v>0.99376225477383784</c:v>
                </c:pt>
                <c:pt idx="13">
                  <c:v>0.99346362375075137</c:v>
                </c:pt>
                <c:pt idx="14">
                  <c:v>0.99359603368052019</c:v>
                </c:pt>
                <c:pt idx="15">
                  <c:v>0.99394269666090207</c:v>
                </c:pt>
                <c:pt idx="16">
                  <c:v>0.99468658733938997</c:v>
                </c:pt>
                <c:pt idx="17">
                  <c:v>0.9953436880938914</c:v>
                </c:pt>
                <c:pt idx="18">
                  <c:v>0.99904225943221225</c:v>
                </c:pt>
                <c:pt idx="19">
                  <c:v>0.99737783524971002</c:v>
                </c:pt>
                <c:pt idx="20">
                  <c:v>0.99705011163461021</c:v>
                </c:pt>
                <c:pt idx="21">
                  <c:v>0.99675363527785776</c:v>
                </c:pt>
                <c:pt idx="22">
                  <c:v>0.99484086556893503</c:v>
                </c:pt>
                <c:pt idx="23">
                  <c:v>0.99178505209937884</c:v>
                </c:pt>
                <c:pt idx="24">
                  <c:v>0.99026328357956661</c:v>
                </c:pt>
                <c:pt idx="25">
                  <c:v>0.99304856654315399</c:v>
                </c:pt>
                <c:pt idx="26">
                  <c:v>0.9926830473825361</c:v>
                </c:pt>
                <c:pt idx="27">
                  <c:v>0.99108189409960434</c:v>
                </c:pt>
                <c:pt idx="28">
                  <c:v>0.99005973999393171</c:v>
                </c:pt>
                <c:pt idx="29">
                  <c:v>0.98985390201376244</c:v>
                </c:pt>
                <c:pt idx="30">
                  <c:v>0.98989013672156556</c:v>
                </c:pt>
                <c:pt idx="31">
                  <c:v>0.99007981184319482</c:v>
                </c:pt>
                <c:pt idx="32">
                  <c:v>0.99060097858749874</c:v>
                </c:pt>
              </c:numCache>
            </c:numRef>
          </c:val>
          <c:smooth val="0"/>
          <c:extLst>
            <c:ext xmlns:c16="http://schemas.microsoft.com/office/drawing/2014/chart" uri="{C3380CC4-5D6E-409C-BE32-E72D297353CC}">
              <c16:uniqueId val="{00000001-CB06-4A5A-B5C2-13174ED13B7E}"/>
            </c:ext>
          </c:extLst>
        </c:ser>
        <c:ser>
          <c:idx val="2"/>
          <c:order val="2"/>
          <c:tx>
            <c:strRef>
              <c:f>Sheet5!$D$1</c:f>
              <c:strCache>
                <c:ptCount val="1"/>
                <c:pt idx="0">
                  <c:v>H3</c:v>
                </c:pt>
              </c:strCache>
            </c:strRef>
          </c:tx>
          <c:spPr>
            <a:ln w="25400">
              <a:solidFill>
                <a:srgbClr val="FF0000"/>
              </a:solidFill>
              <a:prstDash val="solid"/>
            </a:ln>
          </c:spPr>
          <c:marker>
            <c:symbol val="circle"/>
            <c:size val="5"/>
            <c:spPr>
              <a:solidFill>
                <a:srgbClr val="00B0F0"/>
              </a:solidFill>
              <a:ln w="9525">
                <a:solidFill>
                  <a:schemeClr val="accent3"/>
                </a:solidFill>
              </a:ln>
              <a:effectLst/>
            </c:spPr>
          </c:marker>
          <c:val>
            <c:numRef>
              <c:f>Sheet5!$D$2:$D$34</c:f>
              <c:numCache>
                <c:formatCode>General</c:formatCode>
                <c:ptCount val="33"/>
                <c:pt idx="0">
                  <c:v>1</c:v>
                </c:pt>
                <c:pt idx="1">
                  <c:v>0.9993817616050138</c:v>
                </c:pt>
                <c:pt idx="2">
                  <c:v>0.99699126008528294</c:v>
                </c:pt>
                <c:pt idx="3">
                  <c:v>0.99649402457960701</c:v>
                </c:pt>
                <c:pt idx="4">
                  <c:v>0.9961381281865257</c:v>
                </c:pt>
                <c:pt idx="5">
                  <c:v>0.99476668972865656</c:v>
                </c:pt>
                <c:pt idx="6">
                  <c:v>0.99393648205959972</c:v>
                </c:pt>
                <c:pt idx="7">
                  <c:v>0.99419758427551508</c:v>
                </c:pt>
                <c:pt idx="8">
                  <c:v>0.99489206551098452</c:v>
                </c:pt>
                <c:pt idx="9">
                  <c:v>0.99581925268627602</c:v>
                </c:pt>
                <c:pt idx="10">
                  <c:v>0.99608891498652663</c:v>
                </c:pt>
                <c:pt idx="11">
                  <c:v>0.99665861356090768</c:v>
                </c:pt>
                <c:pt idx="12">
                  <c:v>0.99604661330873923</c:v>
                </c:pt>
                <c:pt idx="13">
                  <c:v>0.99581666244582534</c:v>
                </c:pt>
                <c:pt idx="14">
                  <c:v>0.99599103860706639</c:v>
                </c:pt>
                <c:pt idx="15">
                  <c:v>0.99637779479600086</c:v>
                </c:pt>
                <c:pt idx="16">
                  <c:v>0.99718045044156234</c:v>
                </c:pt>
                <c:pt idx="17">
                  <c:v>0.99785407587655295</c:v>
                </c:pt>
                <c:pt idx="18">
                  <c:v>0.99915309200659652</c:v>
                </c:pt>
                <c:pt idx="19">
                  <c:v>0.99760557264258798</c:v>
                </c:pt>
                <c:pt idx="20">
                  <c:v>0.99730086953010844</c:v>
                </c:pt>
                <c:pt idx="21">
                  <c:v>0.99702522104208746</c:v>
                </c:pt>
                <c:pt idx="22">
                  <c:v>0.99546440783338153</c:v>
                </c:pt>
                <c:pt idx="23">
                  <c:v>0.99262507173307002</c:v>
                </c:pt>
                <c:pt idx="24">
                  <c:v>0.99121117676182613</c:v>
                </c:pt>
                <c:pt idx="25">
                  <c:v>0.99451064729305028</c:v>
                </c:pt>
                <c:pt idx="26">
                  <c:v>0.99420870843812581</c:v>
                </c:pt>
                <c:pt idx="27">
                  <c:v>0.99286163580585618</c:v>
                </c:pt>
                <c:pt idx="28">
                  <c:v>0.99201865391784516</c:v>
                </c:pt>
                <c:pt idx="29">
                  <c:v>0.99189443043114478</c:v>
                </c:pt>
                <c:pt idx="30">
                  <c:v>0.99205631236156255</c:v>
                </c:pt>
                <c:pt idx="31">
                  <c:v>0.99227323299587311</c:v>
                </c:pt>
                <c:pt idx="32">
                  <c:v>0.99280181296120495</c:v>
                </c:pt>
              </c:numCache>
            </c:numRef>
          </c:val>
          <c:smooth val="0"/>
          <c:extLst>
            <c:ext xmlns:c16="http://schemas.microsoft.com/office/drawing/2014/chart" uri="{C3380CC4-5D6E-409C-BE32-E72D297353CC}">
              <c16:uniqueId val="{00000002-CB06-4A5A-B5C2-13174ED13B7E}"/>
            </c:ext>
          </c:extLst>
        </c:ser>
        <c:ser>
          <c:idx val="3"/>
          <c:order val="3"/>
          <c:tx>
            <c:strRef>
              <c:f>Sheet5!$E$1</c:f>
              <c:strCache>
                <c:ptCount val="1"/>
                <c:pt idx="0">
                  <c:v>H4</c:v>
                </c:pt>
              </c:strCache>
            </c:strRef>
          </c:tx>
          <c:spPr>
            <a:ln w="28575" cap="rnd">
              <a:solidFill>
                <a:srgbClr val="7030A0"/>
              </a:solidFill>
              <a:round/>
            </a:ln>
            <a:effectLst/>
          </c:spPr>
          <c:marker>
            <c:symbol val="circle"/>
            <c:size val="5"/>
            <c:spPr>
              <a:solidFill>
                <a:schemeClr val="accent4"/>
              </a:solidFill>
              <a:ln w="9525">
                <a:solidFill>
                  <a:schemeClr val="accent4"/>
                </a:solidFill>
              </a:ln>
              <a:effectLst/>
            </c:spPr>
          </c:marker>
          <c:val>
            <c:numRef>
              <c:f>Sheet5!$E$2:$E$34</c:f>
              <c:numCache>
                <c:formatCode>General</c:formatCode>
                <c:ptCount val="33"/>
                <c:pt idx="0">
                  <c:v>1</c:v>
                </c:pt>
                <c:pt idx="1">
                  <c:v>0.99942095354370364</c:v>
                </c:pt>
                <c:pt idx="2">
                  <c:v>0.99720365767503327</c:v>
                </c:pt>
                <c:pt idx="3">
                  <c:v>0.99679427017705224</c:v>
                </c:pt>
                <c:pt idx="4">
                  <c:v>0.99652472977494522</c:v>
                </c:pt>
                <c:pt idx="5">
                  <c:v>0.99535842167886124</c:v>
                </c:pt>
                <c:pt idx="6">
                  <c:v>0.99457304860082296</c:v>
                </c:pt>
                <c:pt idx="7">
                  <c:v>0.99489561147047378</c:v>
                </c:pt>
                <c:pt idx="8">
                  <c:v>0.99566877474577353</c:v>
                </c:pt>
                <c:pt idx="9">
                  <c:v>0.99666865529166948</c:v>
                </c:pt>
                <c:pt idx="10">
                  <c:v>0.99694895411215045</c:v>
                </c:pt>
                <c:pt idx="11">
                  <c:v>0.99753709087562503</c:v>
                </c:pt>
                <c:pt idx="12">
                  <c:v>0.99700264040837727</c:v>
                </c:pt>
                <c:pt idx="13">
                  <c:v>0.99680141423090063</c:v>
                </c:pt>
                <c:pt idx="14">
                  <c:v>0.99699334255115013</c:v>
                </c:pt>
                <c:pt idx="15">
                  <c:v>0.9973968678916888</c:v>
                </c:pt>
                <c:pt idx="16">
                  <c:v>0.99822410214559354</c:v>
                </c:pt>
                <c:pt idx="17">
                  <c:v>0.99890464046039762</c:v>
                </c:pt>
                <c:pt idx="18">
                  <c:v>0.99919952864552586</c:v>
                </c:pt>
                <c:pt idx="19">
                  <c:v>0.99770105684708132</c:v>
                </c:pt>
                <c:pt idx="20">
                  <c:v>0.99740601192304923</c:v>
                </c:pt>
                <c:pt idx="21">
                  <c:v>0.99713910160665231</c:v>
                </c:pt>
                <c:pt idx="22">
                  <c:v>0.99572558369751885</c:v>
                </c:pt>
                <c:pt idx="23">
                  <c:v>0.99297698564217451</c:v>
                </c:pt>
                <c:pt idx="24">
                  <c:v>0.99160830344271433</c:v>
                </c:pt>
                <c:pt idx="25">
                  <c:v>0.99512268192686892</c:v>
                </c:pt>
                <c:pt idx="26">
                  <c:v>0.99484734971420152</c:v>
                </c:pt>
                <c:pt idx="27">
                  <c:v>0.9936065929653024</c:v>
                </c:pt>
                <c:pt idx="28">
                  <c:v>0.99283858186995844</c:v>
                </c:pt>
                <c:pt idx="29">
                  <c:v>0.99274850787633062</c:v>
                </c:pt>
                <c:pt idx="30">
                  <c:v>0.99296296034153364</c:v>
                </c:pt>
                <c:pt idx="31">
                  <c:v>0.99319128082072383</c:v>
                </c:pt>
                <c:pt idx="32">
                  <c:v>0.9937229637569468</c:v>
                </c:pt>
              </c:numCache>
            </c:numRef>
          </c:val>
          <c:smooth val="0"/>
          <c:extLst>
            <c:ext xmlns:c16="http://schemas.microsoft.com/office/drawing/2014/chart" uri="{C3380CC4-5D6E-409C-BE32-E72D297353CC}">
              <c16:uniqueId val="{00000003-CB06-4A5A-B5C2-13174ED13B7E}"/>
            </c:ext>
          </c:extLst>
        </c:ser>
        <c:ser>
          <c:idx val="4"/>
          <c:order val="4"/>
          <c:tx>
            <c:strRef>
              <c:f>Sheet5!$F$1</c:f>
              <c:strCache>
                <c:ptCount val="1"/>
                <c:pt idx="0">
                  <c:v>H5</c:v>
                </c:pt>
              </c:strCache>
            </c:strRef>
          </c:tx>
          <c:spPr>
            <a:ln w="34925" cap="rnd" cmpd="sng">
              <a:solidFill>
                <a:srgbClr val="002060"/>
              </a:solidFill>
              <a:prstDash val="sysDash"/>
              <a:round/>
            </a:ln>
            <a:effectLst/>
          </c:spPr>
          <c:marker>
            <c:symbol val="none"/>
          </c:marker>
          <c:val>
            <c:numRef>
              <c:f>Sheet5!$F$2:$F$34</c:f>
              <c:numCache>
                <c:formatCode>General</c:formatCode>
                <c:ptCount val="33"/>
                <c:pt idx="0">
                  <c:v>1</c:v>
                </c:pt>
                <c:pt idx="1">
                  <c:v>0.99941055575348348</c:v>
                </c:pt>
                <c:pt idx="2">
                  <c:v>0.99714731015993363</c:v>
                </c:pt>
                <c:pt idx="3">
                  <c:v>0.9967146198310638</c:v>
                </c:pt>
                <c:pt idx="4">
                  <c:v>0.99642217288840929</c:v>
                </c:pt>
                <c:pt idx="5">
                  <c:v>0.99520145392024029</c:v>
                </c:pt>
                <c:pt idx="6">
                  <c:v>0.99440418879604597</c:v>
                </c:pt>
                <c:pt idx="7">
                  <c:v>0.99471044946427745</c:v>
                </c:pt>
                <c:pt idx="8">
                  <c:v>0.9954627436853557</c:v>
                </c:pt>
                <c:pt idx="9">
                  <c:v>0.99644334374174537</c:v>
                </c:pt>
                <c:pt idx="10">
                  <c:v>0.99672082142519924</c:v>
                </c:pt>
                <c:pt idx="11">
                  <c:v>0.99730406783168746</c:v>
                </c:pt>
                <c:pt idx="12">
                  <c:v>0.9967490496315482</c:v>
                </c:pt>
                <c:pt idx="13">
                  <c:v>0.99654020516271713</c:v>
                </c:pt>
                <c:pt idx="14">
                  <c:v>0.99672747832663533</c:v>
                </c:pt>
                <c:pt idx="15">
                  <c:v>0.99712655615734069</c:v>
                </c:pt>
                <c:pt idx="16">
                  <c:v>0.99794727168419106</c:v>
                </c:pt>
                <c:pt idx="17">
                  <c:v>0.99862597648870144</c:v>
                </c:pt>
                <c:pt idx="18">
                  <c:v>0.99918720811263095</c:v>
                </c:pt>
                <c:pt idx="19">
                  <c:v>0.99767571921781362</c:v>
                </c:pt>
                <c:pt idx="20">
                  <c:v>0.99737811104102125</c:v>
                </c:pt>
                <c:pt idx="21">
                  <c:v>0.99710888164737943</c:v>
                </c:pt>
                <c:pt idx="22">
                  <c:v>0.99565629308569437</c:v>
                </c:pt>
                <c:pt idx="23">
                  <c:v>0.99288361829079053</c:v>
                </c:pt>
                <c:pt idx="24">
                  <c:v>0.99150293936571454</c:v>
                </c:pt>
                <c:pt idx="25">
                  <c:v>0.99496032882757635</c:v>
                </c:pt>
                <c:pt idx="26">
                  <c:v>0.99467793921120751</c:v>
                </c:pt>
                <c:pt idx="27">
                  <c:v>0.99340898278121581</c:v>
                </c:pt>
                <c:pt idx="28">
                  <c:v>0.99262108616179434</c:v>
                </c:pt>
                <c:pt idx="29">
                  <c:v>0.9925219542532594</c:v>
                </c:pt>
                <c:pt idx="30">
                  <c:v>0.99272246294130273</c:v>
                </c:pt>
                <c:pt idx="31">
                  <c:v>0.99294775971069682</c:v>
                </c:pt>
                <c:pt idx="32">
                  <c:v>0.99347861954251881</c:v>
                </c:pt>
              </c:numCache>
            </c:numRef>
          </c:val>
          <c:smooth val="0"/>
          <c:extLst>
            <c:ext xmlns:c16="http://schemas.microsoft.com/office/drawing/2014/chart" uri="{C3380CC4-5D6E-409C-BE32-E72D297353CC}">
              <c16:uniqueId val="{00000004-CB06-4A5A-B5C2-13174ED13B7E}"/>
            </c:ext>
          </c:extLst>
        </c:ser>
        <c:ser>
          <c:idx val="5"/>
          <c:order val="5"/>
          <c:tx>
            <c:strRef>
              <c:f>Sheet5!$G$1</c:f>
              <c:strCache>
                <c:ptCount val="1"/>
                <c:pt idx="0">
                  <c:v>H6</c:v>
                </c:pt>
              </c:strCache>
            </c:strRef>
          </c:tx>
          <c:marker>
            <c:symbol val="circle"/>
            <c:size val="5"/>
          </c:marker>
          <c:val>
            <c:numRef>
              <c:f>Sheet5!$G$2:$G$34</c:f>
              <c:numCache>
                <c:formatCode>General</c:formatCode>
                <c:ptCount val="33"/>
                <c:pt idx="0">
                  <c:v>1</c:v>
                </c:pt>
                <c:pt idx="1">
                  <c:v>0.9994315035675152</c:v>
                </c:pt>
                <c:pt idx="2">
                  <c:v>0.99726082834163454</c:v>
                </c:pt>
                <c:pt idx="3">
                  <c:v>0.99687508217807841</c:v>
                </c:pt>
                <c:pt idx="4">
                  <c:v>0.99662878068480376</c:v>
                </c:pt>
                <c:pt idx="5">
                  <c:v>0.99551767190620766</c:v>
                </c:pt>
                <c:pt idx="6">
                  <c:v>0.99474436294758084</c:v>
                </c:pt>
                <c:pt idx="7">
                  <c:v>0.99508346406307202</c:v>
                </c:pt>
                <c:pt idx="8">
                  <c:v>0.99587779778552965</c:v>
                </c:pt>
                <c:pt idx="9">
                  <c:v>0.99689723714385758</c:v>
                </c:pt>
                <c:pt idx="10">
                  <c:v>0.99718039783232504</c:v>
                </c:pt>
                <c:pt idx="11">
                  <c:v>0.99777349553951289</c:v>
                </c:pt>
                <c:pt idx="12">
                  <c:v>0.99725990910204321</c:v>
                </c:pt>
                <c:pt idx="13">
                  <c:v>0.99706641091872583</c:v>
                </c:pt>
                <c:pt idx="14">
                  <c:v>0.99726306144049925</c:v>
                </c:pt>
                <c:pt idx="15">
                  <c:v>0.99767109836132262</c:v>
                </c:pt>
                <c:pt idx="16">
                  <c:v>0.99850494524701061</c:v>
                </c:pt>
                <c:pt idx="17">
                  <c:v>0.99918734354312388</c:v>
                </c:pt>
                <c:pt idx="18">
                  <c:v>0.99921203007360815</c:v>
                </c:pt>
                <c:pt idx="19">
                  <c:v>0.99772676932209581</c:v>
                </c:pt>
                <c:pt idx="20">
                  <c:v>0.99743432583852154</c:v>
                </c:pt>
                <c:pt idx="21">
                  <c:v>0.99716976914491173</c:v>
                </c:pt>
                <c:pt idx="22">
                  <c:v>0.99579588844153066</c:v>
                </c:pt>
                <c:pt idx="23">
                  <c:v>0.99307172224437101</c:v>
                </c:pt>
                <c:pt idx="24">
                  <c:v>0.99171521357975867</c:v>
                </c:pt>
                <c:pt idx="25">
                  <c:v>0.99528739556810686</c:v>
                </c:pt>
                <c:pt idx="26">
                  <c:v>0.99501922301483214</c:v>
                </c:pt>
                <c:pt idx="27">
                  <c:v>0.99380707411270652</c:v>
                </c:pt>
                <c:pt idx="28">
                  <c:v>0.99305923632967152</c:v>
                </c:pt>
                <c:pt idx="29">
                  <c:v>0.99297835132454271</c:v>
                </c:pt>
                <c:pt idx="30">
                  <c:v>0.9932069492014719</c:v>
                </c:pt>
                <c:pt idx="31">
                  <c:v>0.99343833713098406</c:v>
                </c:pt>
                <c:pt idx="32">
                  <c:v>0.99397085512887484</c:v>
                </c:pt>
              </c:numCache>
            </c:numRef>
          </c:val>
          <c:smooth val="0"/>
          <c:extLst>
            <c:ext xmlns:c16="http://schemas.microsoft.com/office/drawing/2014/chart" uri="{C3380CC4-5D6E-409C-BE32-E72D297353CC}">
              <c16:uniqueId val="{00000005-CB06-4A5A-B5C2-13174ED13B7E}"/>
            </c:ext>
          </c:extLst>
        </c:ser>
        <c:ser>
          <c:idx val="6"/>
          <c:order val="6"/>
          <c:tx>
            <c:strRef>
              <c:f>Sheet5!$H$1</c:f>
              <c:strCache>
                <c:ptCount val="1"/>
                <c:pt idx="0">
                  <c:v>H7</c:v>
                </c:pt>
              </c:strCache>
            </c:strRef>
          </c:tx>
          <c:marker>
            <c:symbol val="plus"/>
            <c:size val="5"/>
          </c:marker>
          <c:val>
            <c:numRef>
              <c:f>Sheet5!$H$2:$H$34</c:f>
              <c:numCache>
                <c:formatCode>General</c:formatCode>
                <c:ptCount val="33"/>
                <c:pt idx="0">
                  <c:v>1</c:v>
                </c:pt>
                <c:pt idx="1">
                  <c:v>0.99939012515729653</c:v>
                </c:pt>
                <c:pt idx="2">
                  <c:v>0.99703658782756388</c:v>
                </c:pt>
                <c:pt idx="3">
                  <c:v>0.99655810219251117</c:v>
                </c:pt>
                <c:pt idx="4">
                  <c:v>0.99622063766329449</c:v>
                </c:pt>
                <c:pt idx="5">
                  <c:v>0.99489298354665434</c:v>
                </c:pt>
                <c:pt idx="6">
                  <c:v>0.99407234595242455</c:v>
                </c:pt>
                <c:pt idx="7">
                  <c:v>0.99434656694043977</c:v>
                </c:pt>
                <c:pt idx="8">
                  <c:v>0.99505784375955897</c:v>
                </c:pt>
                <c:pt idx="9">
                  <c:v>0.99600054831791252</c:v>
                </c:pt>
                <c:pt idx="10">
                  <c:v>0.99627248111963596</c:v>
                </c:pt>
                <c:pt idx="11">
                  <c:v>0.99684611558407532</c:v>
                </c:pt>
                <c:pt idx="12">
                  <c:v>0.99625067009351964</c:v>
                </c:pt>
                <c:pt idx="13">
                  <c:v>0.99602685122000245</c:v>
                </c:pt>
                <c:pt idx="14">
                  <c:v>0.99620497430735266</c:v>
                </c:pt>
                <c:pt idx="15">
                  <c:v>0.99659531025229353</c:v>
                </c:pt>
                <c:pt idx="16">
                  <c:v>0.99740321276376931</c:v>
                </c:pt>
                <c:pt idx="17">
                  <c:v>0.99807831384246448</c:v>
                </c:pt>
                <c:pt idx="18">
                  <c:v>0.99916300098001143</c:v>
                </c:pt>
                <c:pt idx="19">
                  <c:v>0.99762594442393515</c:v>
                </c:pt>
                <c:pt idx="20">
                  <c:v>0.99732330159712057</c:v>
                </c:pt>
                <c:pt idx="21">
                  <c:v>0.99704951714181222</c:v>
                </c:pt>
                <c:pt idx="22">
                  <c:v>0.99552014311766523</c:v>
                </c:pt>
                <c:pt idx="23">
                  <c:v>0.99270016744355349</c:v>
                </c:pt>
                <c:pt idx="24">
                  <c:v>0.99129591950532525</c:v>
                </c:pt>
                <c:pt idx="25">
                  <c:v>0.9946412746034774</c:v>
                </c:pt>
                <c:pt idx="26">
                  <c:v>0.99434501485296178</c:v>
                </c:pt>
                <c:pt idx="27">
                  <c:v>0.99302063550779884</c:v>
                </c:pt>
                <c:pt idx="28">
                  <c:v>0.9921936562932514</c:v>
                </c:pt>
                <c:pt idx="29">
                  <c:v>0.9920767221050304</c:v>
                </c:pt>
                <c:pt idx="30">
                  <c:v>0.99224982551767305</c:v>
                </c:pt>
                <c:pt idx="31">
                  <c:v>0.99246917949550995</c:v>
                </c:pt>
                <c:pt idx="32">
                  <c:v>0.99299842174378017</c:v>
                </c:pt>
              </c:numCache>
            </c:numRef>
          </c:val>
          <c:smooth val="0"/>
          <c:extLst>
            <c:ext xmlns:c16="http://schemas.microsoft.com/office/drawing/2014/chart" uri="{C3380CC4-5D6E-409C-BE32-E72D297353CC}">
              <c16:uniqueId val="{00000006-CB06-4A5A-B5C2-13174ED13B7E}"/>
            </c:ext>
          </c:extLst>
        </c:ser>
        <c:ser>
          <c:idx val="7"/>
          <c:order val="7"/>
          <c:tx>
            <c:strRef>
              <c:f>Sheet5!$I$1</c:f>
              <c:strCache>
                <c:ptCount val="1"/>
                <c:pt idx="0">
                  <c:v>H8</c:v>
                </c:pt>
              </c:strCache>
            </c:strRef>
          </c:tx>
          <c:marker>
            <c:symbol val="dot"/>
            <c:size val="5"/>
          </c:marker>
          <c:val>
            <c:numRef>
              <c:f>Sheet5!$I$2:$I$34</c:f>
              <c:numCache>
                <c:formatCode>General</c:formatCode>
                <c:ptCount val="33"/>
                <c:pt idx="0">
                  <c:v>1</c:v>
                </c:pt>
                <c:pt idx="1">
                  <c:v>0.99944561835185042</c:v>
                </c:pt>
                <c:pt idx="2">
                  <c:v>0.99733731359360567</c:v>
                </c:pt>
                <c:pt idx="3">
                  <c:v>0.99698319275785408</c:v>
                </c:pt>
                <c:pt idx="4">
                  <c:v>0.99676797766626668</c:v>
                </c:pt>
                <c:pt idx="5">
                  <c:v>0.9957307066921679</c:v>
                </c:pt>
                <c:pt idx="6">
                  <c:v>0.99497353500608499</c:v>
                </c:pt>
                <c:pt idx="7">
                  <c:v>0.99533475834791407</c:v>
                </c:pt>
                <c:pt idx="8">
                  <c:v>0.99615740929503427</c:v>
                </c:pt>
                <c:pt idx="9">
                  <c:v>0.99720300998218681</c:v>
                </c:pt>
                <c:pt idx="10">
                  <c:v>0.99748999863671817</c:v>
                </c:pt>
                <c:pt idx="11">
                  <c:v>0.99808973195320927</c:v>
                </c:pt>
                <c:pt idx="12">
                  <c:v>0.99760405171076738</c:v>
                </c:pt>
                <c:pt idx="13">
                  <c:v>0.99742088985354571</c:v>
                </c:pt>
                <c:pt idx="14">
                  <c:v>0.99762385641948093</c:v>
                </c:pt>
                <c:pt idx="15">
                  <c:v>0.99803792769907007</c:v>
                </c:pt>
                <c:pt idx="16">
                  <c:v>0.99888061915035398</c:v>
                </c:pt>
                <c:pt idx="17">
                  <c:v>0.99956550531166077</c:v>
                </c:pt>
                <c:pt idx="18">
                  <c:v>0.99922875642887665</c:v>
                </c:pt>
                <c:pt idx="19">
                  <c:v>0.99776117592371516</c:v>
                </c:pt>
                <c:pt idx="20">
                  <c:v>0.99747221392243812</c:v>
                </c:pt>
                <c:pt idx="21">
                  <c:v>0.99721080705223419</c:v>
                </c:pt>
                <c:pt idx="22">
                  <c:v>0.99588994799123254</c:v>
                </c:pt>
                <c:pt idx="23">
                  <c:v>0.99319847307243714</c:v>
                </c:pt>
                <c:pt idx="24">
                  <c:v>0.99185825310700837</c:v>
                </c:pt>
                <c:pt idx="25">
                  <c:v>0.99550773859033737</c:v>
                </c:pt>
                <c:pt idx="26">
                  <c:v>0.99524914319606328</c:v>
                </c:pt>
                <c:pt idx="27">
                  <c:v>0.99407526107619437</c:v>
                </c:pt>
                <c:pt idx="28">
                  <c:v>0.99335440771029648</c:v>
                </c:pt>
                <c:pt idx="29">
                  <c:v>0.99328581414374795</c:v>
                </c:pt>
                <c:pt idx="30">
                  <c:v>0.99353333308352154</c:v>
                </c:pt>
                <c:pt idx="31">
                  <c:v>0.99376882409455658</c:v>
                </c:pt>
                <c:pt idx="32">
                  <c:v>0.99430245916651161</c:v>
                </c:pt>
              </c:numCache>
            </c:numRef>
          </c:val>
          <c:smooth val="0"/>
          <c:extLst>
            <c:ext xmlns:c16="http://schemas.microsoft.com/office/drawing/2014/chart" uri="{C3380CC4-5D6E-409C-BE32-E72D297353CC}">
              <c16:uniqueId val="{00000007-CB06-4A5A-B5C2-13174ED13B7E}"/>
            </c:ext>
          </c:extLst>
        </c:ser>
        <c:ser>
          <c:idx val="8"/>
          <c:order val="8"/>
          <c:tx>
            <c:strRef>
              <c:f>Sheet5!$J$1</c:f>
              <c:strCache>
                <c:ptCount val="1"/>
                <c:pt idx="0">
                  <c:v>H9</c:v>
                </c:pt>
              </c:strCache>
            </c:strRef>
          </c:tx>
          <c:marker>
            <c:symbol val="dash"/>
            <c:size val="5"/>
          </c:marker>
          <c:val>
            <c:numRef>
              <c:f>Sheet5!$J$2:$J$34</c:f>
              <c:numCache>
                <c:formatCode>General</c:formatCode>
                <c:ptCount val="33"/>
                <c:pt idx="0">
                  <c:v>1</c:v>
                </c:pt>
                <c:pt idx="1">
                  <c:v>0.99925487676323477</c:v>
                </c:pt>
                <c:pt idx="2">
                  <c:v>0.99630344284345407</c:v>
                </c:pt>
                <c:pt idx="3">
                  <c:v>0.99552154133964388</c:v>
                </c:pt>
                <c:pt idx="4">
                  <c:v>0.99488577747220108</c:v>
                </c:pt>
                <c:pt idx="5">
                  <c:v>0.9928494406937407</c:v>
                </c:pt>
                <c:pt idx="6">
                  <c:v>0.99187388463088333</c:v>
                </c:pt>
                <c:pt idx="7">
                  <c:v>0.991935753871656</c:v>
                </c:pt>
                <c:pt idx="8">
                  <c:v>0.99237510210138558</c:v>
                </c:pt>
                <c:pt idx="9">
                  <c:v>0.99306656272967853</c:v>
                </c:pt>
                <c:pt idx="10">
                  <c:v>0.99330173406116173</c:v>
                </c:pt>
                <c:pt idx="11">
                  <c:v>0.9938116414042254</c:v>
                </c:pt>
                <c:pt idx="12">
                  <c:v>0.99294810799872779</c:v>
                </c:pt>
                <c:pt idx="13">
                  <c:v>0.9926249840697422</c:v>
                </c:pt>
                <c:pt idx="14">
                  <c:v>0.9927424281046946</c:v>
                </c:pt>
                <c:pt idx="15">
                  <c:v>0.99307479344926874</c:v>
                </c:pt>
                <c:pt idx="16">
                  <c:v>0.99379772788794174</c:v>
                </c:pt>
                <c:pt idx="17">
                  <c:v>0.99444893689251268</c:v>
                </c:pt>
                <c:pt idx="18">
                  <c:v>0.99900280111946915</c:v>
                </c:pt>
                <c:pt idx="19">
                  <c:v>0.99729681119662983</c:v>
                </c:pt>
                <c:pt idx="20">
                  <c:v>0.99696090252098646</c:v>
                </c:pt>
                <c:pt idx="21">
                  <c:v>0.99665702062252415</c:v>
                </c:pt>
                <c:pt idx="22">
                  <c:v>0.99461881202225311</c:v>
                </c:pt>
                <c:pt idx="23">
                  <c:v>0.99148596028613567</c:v>
                </c:pt>
                <c:pt idx="24">
                  <c:v>0.98992579997340047</c:v>
                </c:pt>
                <c:pt idx="25">
                  <c:v>0.99252759376284783</c:v>
                </c:pt>
                <c:pt idx="26">
                  <c:v>0.99213941262906469</c:v>
                </c:pt>
                <c:pt idx="27">
                  <c:v>0.99044768902010205</c:v>
                </c:pt>
                <c:pt idx="28">
                  <c:v>0.98936166594088537</c:v>
                </c:pt>
                <c:pt idx="29">
                  <c:v>0.98912673480394819</c:v>
                </c:pt>
                <c:pt idx="30">
                  <c:v>0.98911817726732265</c:v>
                </c:pt>
                <c:pt idx="31">
                  <c:v>0.98929813988850046</c:v>
                </c:pt>
                <c:pt idx="32">
                  <c:v>0.98981666493627163</c:v>
                </c:pt>
              </c:numCache>
            </c:numRef>
          </c:val>
          <c:smooth val="0"/>
          <c:extLst>
            <c:ext xmlns:c16="http://schemas.microsoft.com/office/drawing/2014/chart" uri="{C3380CC4-5D6E-409C-BE32-E72D297353CC}">
              <c16:uniqueId val="{00000008-CB06-4A5A-B5C2-13174ED13B7E}"/>
            </c:ext>
          </c:extLst>
        </c:ser>
        <c:ser>
          <c:idx val="9"/>
          <c:order val="9"/>
          <c:tx>
            <c:strRef>
              <c:f>Sheet5!$K$1</c:f>
              <c:strCache>
                <c:ptCount val="1"/>
                <c:pt idx="0">
                  <c:v>H10</c:v>
                </c:pt>
              </c:strCache>
            </c:strRef>
          </c:tx>
          <c:marker>
            <c:symbol val="diamond"/>
            <c:size val="5"/>
          </c:marker>
          <c:val>
            <c:numRef>
              <c:f>Sheet5!$K$2:$K$34</c:f>
              <c:numCache>
                <c:formatCode>General</c:formatCode>
                <c:ptCount val="33"/>
                <c:pt idx="0">
                  <c:v>1</c:v>
                </c:pt>
                <c:pt idx="1">
                  <c:v>0.99915352805583824</c:v>
                </c:pt>
                <c:pt idx="2">
                  <c:v>0.9957538591606252</c:v>
                </c:pt>
                <c:pt idx="3">
                  <c:v>0.99474429929257335</c:v>
                </c:pt>
                <c:pt idx="4">
                  <c:v>0.9938846746151615</c:v>
                </c:pt>
                <c:pt idx="5">
                  <c:v>0.99131638746773665</c:v>
                </c:pt>
                <c:pt idx="6">
                  <c:v>0.9902245191123169</c:v>
                </c:pt>
                <c:pt idx="7">
                  <c:v>0.99012697263836769</c:v>
                </c:pt>
                <c:pt idx="8">
                  <c:v>0.99036209427727284</c:v>
                </c:pt>
                <c:pt idx="9">
                  <c:v>0.99086484898553817</c:v>
                </c:pt>
                <c:pt idx="10">
                  <c:v>0.99107240998781332</c:v>
                </c:pt>
                <c:pt idx="11">
                  <c:v>0.99153445186571076</c:v>
                </c:pt>
                <c:pt idx="12">
                  <c:v>0.99046949409923479</c:v>
                </c:pt>
                <c:pt idx="13">
                  <c:v>0.99007175355937915</c:v>
                </c:pt>
                <c:pt idx="14">
                  <c:v>0.99014360532548551</c:v>
                </c:pt>
                <c:pt idx="15">
                  <c:v>0.99043241518732006</c:v>
                </c:pt>
                <c:pt idx="16">
                  <c:v>0.9910915095297268</c:v>
                </c:pt>
                <c:pt idx="17">
                  <c:v>0.99172477387847913</c:v>
                </c:pt>
                <c:pt idx="18">
                  <c:v>0.99888281075456109</c:v>
                </c:pt>
                <c:pt idx="19">
                  <c:v>0.99705059816736796</c:v>
                </c:pt>
                <c:pt idx="20">
                  <c:v>0.99668983368035124</c:v>
                </c:pt>
                <c:pt idx="21">
                  <c:v>0.99636346288885935</c:v>
                </c:pt>
                <c:pt idx="22">
                  <c:v>0.99394336102688574</c:v>
                </c:pt>
                <c:pt idx="23">
                  <c:v>0.99057634317750232</c:v>
                </c:pt>
                <c:pt idx="24">
                  <c:v>0.98889947846852888</c:v>
                </c:pt>
                <c:pt idx="25">
                  <c:v>0.99094189770116148</c:v>
                </c:pt>
                <c:pt idx="26">
                  <c:v>0.99048471758503676</c:v>
                </c:pt>
                <c:pt idx="27">
                  <c:v>0.98851720762775652</c:v>
                </c:pt>
                <c:pt idx="28">
                  <c:v>0.98723670136712394</c:v>
                </c:pt>
                <c:pt idx="29">
                  <c:v>0.98691317964808778</c:v>
                </c:pt>
                <c:pt idx="30">
                  <c:v>0.98676821791819103</c:v>
                </c:pt>
                <c:pt idx="31">
                  <c:v>0.98691860442255308</c:v>
                </c:pt>
                <c:pt idx="32">
                  <c:v>0.98742908824901732</c:v>
                </c:pt>
              </c:numCache>
            </c:numRef>
          </c:val>
          <c:smooth val="0"/>
          <c:extLst>
            <c:ext xmlns:c16="http://schemas.microsoft.com/office/drawing/2014/chart" uri="{C3380CC4-5D6E-409C-BE32-E72D297353CC}">
              <c16:uniqueId val="{00000009-CB06-4A5A-B5C2-13174ED13B7E}"/>
            </c:ext>
          </c:extLst>
        </c:ser>
        <c:ser>
          <c:idx val="10"/>
          <c:order val="10"/>
          <c:tx>
            <c:strRef>
              <c:f>Sheet5!$L$1</c:f>
              <c:strCache>
                <c:ptCount val="1"/>
                <c:pt idx="0">
                  <c:v>H11</c:v>
                </c:pt>
              </c:strCache>
            </c:strRef>
          </c:tx>
          <c:marker>
            <c:symbol val="square"/>
            <c:size val="5"/>
          </c:marker>
          <c:val>
            <c:numRef>
              <c:f>Sheet5!$L$2:$L$34</c:f>
              <c:numCache>
                <c:formatCode>General</c:formatCode>
                <c:ptCount val="33"/>
                <c:pt idx="0">
                  <c:v>1</c:v>
                </c:pt>
                <c:pt idx="1">
                  <c:v>0.99906051574128174</c:v>
                </c:pt>
                <c:pt idx="2">
                  <c:v>0.99524933001745086</c:v>
                </c:pt>
                <c:pt idx="3">
                  <c:v>0.99403061521961333</c:v>
                </c:pt>
                <c:pt idx="4">
                  <c:v>0.99296529305443004</c:v>
                </c:pt>
                <c:pt idx="5">
                  <c:v>0.98990812917705551</c:v>
                </c:pt>
                <c:pt idx="6">
                  <c:v>0.98870934558873713</c:v>
                </c:pt>
                <c:pt idx="7">
                  <c:v>0.98846527597560874</c:v>
                </c:pt>
                <c:pt idx="8">
                  <c:v>0.9885126223670605</c:v>
                </c:pt>
                <c:pt idx="9">
                  <c:v>0.98884186145025332</c:v>
                </c:pt>
                <c:pt idx="10">
                  <c:v>0.98902403521855775</c:v>
                </c:pt>
                <c:pt idx="11">
                  <c:v>0.98944206398228374</c:v>
                </c:pt>
                <c:pt idx="12">
                  <c:v>0.98819184472912747</c:v>
                </c:pt>
                <c:pt idx="13">
                  <c:v>0.98772547117092591</c:v>
                </c:pt>
                <c:pt idx="14">
                  <c:v>0.98775538769717286</c:v>
                </c:pt>
                <c:pt idx="15">
                  <c:v>0.98800413705644463</c:v>
                </c:pt>
                <c:pt idx="16">
                  <c:v>0.98860451364700896</c:v>
                </c:pt>
                <c:pt idx="17">
                  <c:v>0.98922127809597038</c:v>
                </c:pt>
                <c:pt idx="18">
                  <c:v>0.9987727323946789</c:v>
                </c:pt>
                <c:pt idx="19">
                  <c:v>0.99682495831656681</c:v>
                </c:pt>
                <c:pt idx="20">
                  <c:v>0.99644143710079425</c:v>
                </c:pt>
                <c:pt idx="21">
                  <c:v>0.99609447625637004</c:v>
                </c:pt>
                <c:pt idx="22">
                  <c:v>0.99332344230740766</c:v>
                </c:pt>
                <c:pt idx="23">
                  <c:v>0.98974173959285927</c:v>
                </c:pt>
                <c:pt idx="24">
                  <c:v>0.98795786846894185</c:v>
                </c:pt>
                <c:pt idx="25">
                  <c:v>0.98948526231470857</c:v>
                </c:pt>
                <c:pt idx="26">
                  <c:v>0.98896466947048378</c:v>
                </c:pt>
                <c:pt idx="27">
                  <c:v>0.98674366576557793</c:v>
                </c:pt>
                <c:pt idx="28">
                  <c:v>0.98528439379185639</c:v>
                </c:pt>
                <c:pt idx="29">
                  <c:v>0.98487943982593795</c:v>
                </c:pt>
                <c:pt idx="30">
                  <c:v>0.98460908387215873</c:v>
                </c:pt>
                <c:pt idx="31">
                  <c:v>0.98473228286226988</c:v>
                </c:pt>
                <c:pt idx="32">
                  <c:v>0.9852353791110291</c:v>
                </c:pt>
              </c:numCache>
            </c:numRef>
          </c:val>
          <c:smooth val="0"/>
          <c:extLst>
            <c:ext xmlns:c16="http://schemas.microsoft.com/office/drawing/2014/chart" uri="{C3380CC4-5D6E-409C-BE32-E72D297353CC}">
              <c16:uniqueId val="{0000000A-CB06-4A5A-B5C2-13174ED13B7E}"/>
            </c:ext>
          </c:extLst>
        </c:ser>
        <c:ser>
          <c:idx val="11"/>
          <c:order val="11"/>
          <c:tx>
            <c:strRef>
              <c:f>Sheet5!$M$1</c:f>
              <c:strCache>
                <c:ptCount val="1"/>
                <c:pt idx="0">
                  <c:v>H12</c:v>
                </c:pt>
              </c:strCache>
            </c:strRef>
          </c:tx>
          <c:marker>
            <c:symbol val="triangle"/>
            <c:size val="5"/>
          </c:marker>
          <c:val>
            <c:numRef>
              <c:f>Sheet5!$M$2:$M$34</c:f>
              <c:numCache>
                <c:formatCode>General</c:formatCode>
                <c:ptCount val="33"/>
                <c:pt idx="0">
                  <c:v>1</c:v>
                </c:pt>
                <c:pt idx="1">
                  <c:v>0.99901179783352467</c:v>
                </c:pt>
                <c:pt idx="2">
                  <c:v>0.99498501025002473</c:v>
                </c:pt>
                <c:pt idx="3">
                  <c:v>0.99365665901798672</c:v>
                </c:pt>
                <c:pt idx="4">
                  <c:v>0.99248350069853519</c:v>
                </c:pt>
                <c:pt idx="5">
                  <c:v>0.98917001154780271</c:v>
                </c:pt>
                <c:pt idx="6">
                  <c:v>0.98791516258843748</c:v>
                </c:pt>
                <c:pt idx="7">
                  <c:v>0.98759426261242378</c:v>
                </c:pt>
                <c:pt idx="8">
                  <c:v>0.98754312270350453</c:v>
                </c:pt>
                <c:pt idx="9">
                  <c:v>0.98778135036103953</c:v>
                </c:pt>
                <c:pt idx="10">
                  <c:v>0.98795020836988445</c:v>
                </c:pt>
                <c:pt idx="11">
                  <c:v>0.98834515136013523</c:v>
                </c:pt>
                <c:pt idx="12">
                  <c:v>0.98699774008055818</c:v>
                </c:pt>
                <c:pt idx="13">
                  <c:v>0.98649535872540062</c:v>
                </c:pt>
                <c:pt idx="14">
                  <c:v>0.98650327460000242</c:v>
                </c:pt>
                <c:pt idx="15">
                  <c:v>0.98673100736757591</c:v>
                </c:pt>
                <c:pt idx="16">
                  <c:v>0.9873005792533438</c:v>
                </c:pt>
                <c:pt idx="17">
                  <c:v>0.98790868936659704</c:v>
                </c:pt>
                <c:pt idx="18">
                  <c:v>0.99871509184174256</c:v>
                </c:pt>
                <c:pt idx="19">
                  <c:v>0.99670689593936745</c:v>
                </c:pt>
                <c:pt idx="20">
                  <c:v>0.99631147614805726</c:v>
                </c:pt>
                <c:pt idx="21">
                  <c:v>0.99595374946013837</c:v>
                </c:pt>
                <c:pt idx="22">
                  <c:v>0.99299873187677568</c:v>
                </c:pt>
                <c:pt idx="23">
                  <c:v>0.98930466650580995</c:v>
                </c:pt>
                <c:pt idx="24">
                  <c:v>0.98746478566039209</c:v>
                </c:pt>
                <c:pt idx="25">
                  <c:v>0.98872178105351471</c:v>
                </c:pt>
                <c:pt idx="26">
                  <c:v>0.98816793967913719</c:v>
                </c:pt>
                <c:pt idx="27">
                  <c:v>0.98581401062784968</c:v>
                </c:pt>
                <c:pt idx="28">
                  <c:v>0.98426099747036577</c:v>
                </c:pt>
                <c:pt idx="29">
                  <c:v>0.98381334157022859</c:v>
                </c:pt>
                <c:pt idx="30">
                  <c:v>0.98347722608181021</c:v>
                </c:pt>
                <c:pt idx="31">
                  <c:v>0.98358616784815445</c:v>
                </c:pt>
                <c:pt idx="32">
                  <c:v>0.98408539165175624</c:v>
                </c:pt>
              </c:numCache>
            </c:numRef>
          </c:val>
          <c:smooth val="0"/>
          <c:extLst>
            <c:ext xmlns:c16="http://schemas.microsoft.com/office/drawing/2014/chart" uri="{C3380CC4-5D6E-409C-BE32-E72D297353CC}">
              <c16:uniqueId val="{0000000B-CB06-4A5A-B5C2-13174ED13B7E}"/>
            </c:ext>
          </c:extLst>
        </c:ser>
        <c:ser>
          <c:idx val="12"/>
          <c:order val="12"/>
          <c:tx>
            <c:strRef>
              <c:f>Sheet5!$N$1</c:f>
              <c:strCache>
                <c:ptCount val="1"/>
                <c:pt idx="0">
                  <c:v>H13</c:v>
                </c:pt>
              </c:strCache>
            </c:strRef>
          </c:tx>
          <c:marker>
            <c:symbol val="x"/>
            <c:size val="5"/>
          </c:marker>
          <c:val>
            <c:numRef>
              <c:f>Sheet5!$N$2:$N$34</c:f>
              <c:numCache>
                <c:formatCode>General</c:formatCode>
                <c:ptCount val="33"/>
                <c:pt idx="0">
                  <c:v>1</c:v>
                </c:pt>
                <c:pt idx="1">
                  <c:v>0.99894531269860998</c:v>
                </c:pt>
                <c:pt idx="2">
                  <c:v>0.99462422999087763</c:v>
                </c:pt>
                <c:pt idx="3">
                  <c:v>0.99314616386260512</c:v>
                </c:pt>
                <c:pt idx="4">
                  <c:v>0.99182573570333832</c:v>
                </c:pt>
                <c:pt idx="5">
                  <c:v>0.98816215098458327</c:v>
                </c:pt>
                <c:pt idx="6">
                  <c:v>0.98683071858596061</c:v>
                </c:pt>
                <c:pt idx="7">
                  <c:v>0.98640487646659991</c:v>
                </c:pt>
                <c:pt idx="8">
                  <c:v>0.98621918810471698</c:v>
                </c:pt>
                <c:pt idx="9">
                  <c:v>0.98633307498653122</c:v>
                </c:pt>
                <c:pt idx="10">
                  <c:v>0.98648374156546959</c:v>
                </c:pt>
                <c:pt idx="11">
                  <c:v>0.98684714365310411</c:v>
                </c:pt>
                <c:pt idx="12">
                  <c:v>0.98536692629334088</c:v>
                </c:pt>
                <c:pt idx="13">
                  <c:v>0.98481534172638496</c:v>
                </c:pt>
                <c:pt idx="14">
                  <c:v>0.98479319664400533</c:v>
                </c:pt>
                <c:pt idx="15">
                  <c:v>0.98499221189607544</c:v>
                </c:pt>
                <c:pt idx="16">
                  <c:v>0.98551969488241953</c:v>
                </c:pt>
                <c:pt idx="17">
                  <c:v>0.98611598717292837</c:v>
                </c:pt>
                <c:pt idx="18">
                  <c:v>0.99863644793173723</c:v>
                </c:pt>
                <c:pt idx="19">
                  <c:v>0.9965459129056814</c:v>
                </c:pt>
                <c:pt idx="20">
                  <c:v>0.99613427833714951</c:v>
                </c:pt>
                <c:pt idx="21">
                  <c:v>0.99576188035224789</c:v>
                </c:pt>
                <c:pt idx="22">
                  <c:v>0.99255558972193991</c:v>
                </c:pt>
                <c:pt idx="23">
                  <c:v>0.98870827711602671</c:v>
                </c:pt>
                <c:pt idx="24">
                  <c:v>0.98679200197237105</c:v>
                </c:pt>
                <c:pt idx="25">
                  <c:v>0.9876792790925395</c:v>
                </c:pt>
                <c:pt idx="26">
                  <c:v>0.98708002512497461</c:v>
                </c:pt>
                <c:pt idx="27">
                  <c:v>0.98454452447221397</c:v>
                </c:pt>
                <c:pt idx="28">
                  <c:v>0.9828634626162861</c:v>
                </c:pt>
                <c:pt idx="29">
                  <c:v>0.98235747613174229</c:v>
                </c:pt>
                <c:pt idx="30">
                  <c:v>0.98193152840927966</c:v>
                </c:pt>
                <c:pt idx="31">
                  <c:v>0.98202099436682821</c:v>
                </c:pt>
                <c:pt idx="32">
                  <c:v>0.98251493011616908</c:v>
                </c:pt>
              </c:numCache>
            </c:numRef>
          </c:val>
          <c:smooth val="0"/>
          <c:extLst>
            <c:ext xmlns:c16="http://schemas.microsoft.com/office/drawing/2014/chart" uri="{C3380CC4-5D6E-409C-BE32-E72D297353CC}">
              <c16:uniqueId val="{0000000C-CB06-4A5A-B5C2-13174ED13B7E}"/>
            </c:ext>
          </c:extLst>
        </c:ser>
        <c:ser>
          <c:idx val="13"/>
          <c:order val="13"/>
          <c:tx>
            <c:strRef>
              <c:f>Sheet5!$O$1</c:f>
              <c:strCache>
                <c:ptCount val="1"/>
                <c:pt idx="0">
                  <c:v>H14</c:v>
                </c:pt>
              </c:strCache>
            </c:strRef>
          </c:tx>
          <c:marker>
            <c:symbol val="star"/>
            <c:size val="5"/>
          </c:marker>
          <c:val>
            <c:numRef>
              <c:f>Sheet5!$O$2:$O$34</c:f>
              <c:numCache>
                <c:formatCode>General</c:formatCode>
                <c:ptCount val="33"/>
                <c:pt idx="0">
                  <c:v>1</c:v>
                </c:pt>
                <c:pt idx="1">
                  <c:v>0.99900433222202079</c:v>
                </c:pt>
                <c:pt idx="2">
                  <c:v>0.9949445019320835</c:v>
                </c:pt>
                <c:pt idx="3">
                  <c:v>0.99359934462603317</c:v>
                </c:pt>
                <c:pt idx="4">
                  <c:v>0.99240965546088555</c:v>
                </c:pt>
                <c:pt idx="5">
                  <c:v>0.98905687064567671</c:v>
                </c:pt>
                <c:pt idx="6">
                  <c:v>0.98779342614884347</c:v>
                </c:pt>
                <c:pt idx="7">
                  <c:v>0.98746074740332035</c:v>
                </c:pt>
                <c:pt idx="8">
                  <c:v>0.98739450714595034</c:v>
                </c:pt>
                <c:pt idx="9">
                  <c:v>0.98761878028134731</c:v>
                </c:pt>
                <c:pt idx="10">
                  <c:v>0.9877855966354413</c:v>
                </c:pt>
                <c:pt idx="11">
                  <c:v>0.98817699993360664</c:v>
                </c:pt>
                <c:pt idx="12">
                  <c:v>0.98681468527361982</c:v>
                </c:pt>
                <c:pt idx="13">
                  <c:v>0.98630678240853997</c:v>
                </c:pt>
                <c:pt idx="14">
                  <c:v>0.98631132467947635</c:v>
                </c:pt>
                <c:pt idx="15">
                  <c:v>0.98653583477122575</c:v>
                </c:pt>
                <c:pt idx="16">
                  <c:v>0.98710068306818222</c:v>
                </c:pt>
                <c:pt idx="17">
                  <c:v>0.98770746624267736</c:v>
                </c:pt>
                <c:pt idx="18">
                  <c:v>0.99870625989530859</c:v>
                </c:pt>
                <c:pt idx="19">
                  <c:v>0.99668881136093213</c:v>
                </c:pt>
                <c:pt idx="20">
                  <c:v>0.99629156948648789</c:v>
                </c:pt>
                <c:pt idx="21">
                  <c:v>0.99593219416764855</c:v>
                </c:pt>
                <c:pt idx="22">
                  <c:v>0.99294897212556421</c:v>
                </c:pt>
                <c:pt idx="23">
                  <c:v>0.98923769329748279</c:v>
                </c:pt>
                <c:pt idx="24">
                  <c:v>0.98738923175393145</c:v>
                </c:pt>
                <c:pt idx="25">
                  <c:v>0.98860475188052976</c:v>
                </c:pt>
                <c:pt idx="26">
                  <c:v>0.98804581335856101</c:v>
                </c:pt>
                <c:pt idx="27">
                  <c:v>0.98567150542902426</c:v>
                </c:pt>
                <c:pt idx="28">
                  <c:v>0.98410412067011976</c:v>
                </c:pt>
                <c:pt idx="29">
                  <c:v>0.98364991804285284</c:v>
                </c:pt>
                <c:pt idx="30">
                  <c:v>0.98330372053810666</c:v>
                </c:pt>
                <c:pt idx="31">
                  <c:v>0.983410476469469</c:v>
                </c:pt>
                <c:pt idx="32">
                  <c:v>0.98390910667136389</c:v>
                </c:pt>
              </c:numCache>
            </c:numRef>
          </c:val>
          <c:smooth val="0"/>
          <c:extLst>
            <c:ext xmlns:c16="http://schemas.microsoft.com/office/drawing/2014/chart" uri="{C3380CC4-5D6E-409C-BE32-E72D297353CC}">
              <c16:uniqueId val="{0000000D-CB06-4A5A-B5C2-13174ED13B7E}"/>
            </c:ext>
          </c:extLst>
        </c:ser>
        <c:ser>
          <c:idx val="14"/>
          <c:order val="14"/>
          <c:tx>
            <c:strRef>
              <c:f>Sheet5!$P$1</c:f>
              <c:strCache>
                <c:ptCount val="1"/>
                <c:pt idx="0">
                  <c:v>H15</c:v>
                </c:pt>
              </c:strCache>
            </c:strRef>
          </c:tx>
          <c:marker>
            <c:symbol val="circle"/>
            <c:size val="5"/>
          </c:marker>
          <c:val>
            <c:numRef>
              <c:f>Sheet5!$P$2:$P$34</c:f>
              <c:numCache>
                <c:formatCode>General</c:formatCode>
                <c:ptCount val="33"/>
                <c:pt idx="0">
                  <c:v>1</c:v>
                </c:pt>
                <c:pt idx="1">
                  <c:v>0.99903260802481053</c:v>
                </c:pt>
                <c:pt idx="2">
                  <c:v>0.99509792114794282</c:v>
                </c:pt>
                <c:pt idx="3">
                  <c:v>0.99381640908402025</c:v>
                </c:pt>
                <c:pt idx="4">
                  <c:v>0.99268932182939751</c:v>
                </c:pt>
                <c:pt idx="5">
                  <c:v>0.98948534587901293</c:v>
                </c:pt>
                <c:pt idx="6">
                  <c:v>0.9882544511494098</c:v>
                </c:pt>
                <c:pt idx="7">
                  <c:v>0.98796637693303568</c:v>
                </c:pt>
                <c:pt idx="8">
                  <c:v>0.98795731740036064</c:v>
                </c:pt>
                <c:pt idx="9">
                  <c:v>0.98823443198547822</c:v>
                </c:pt>
                <c:pt idx="10">
                  <c:v>0.98840897947097961</c:v>
                </c:pt>
                <c:pt idx="11">
                  <c:v>0.98881378646289475</c:v>
                </c:pt>
                <c:pt idx="12">
                  <c:v>0.98750790459409532</c:v>
                </c:pt>
                <c:pt idx="13">
                  <c:v>0.98702090922143271</c:v>
                </c:pt>
                <c:pt idx="14">
                  <c:v>0.9870382258533541</c:v>
                </c:pt>
                <c:pt idx="15">
                  <c:v>0.98727493885192996</c:v>
                </c:pt>
                <c:pt idx="16">
                  <c:v>0.98785767336605312</c:v>
                </c:pt>
                <c:pt idx="17">
                  <c:v>0.98846948125446021</c:v>
                </c:pt>
                <c:pt idx="18">
                  <c:v>0.99873971203831469</c:v>
                </c:pt>
                <c:pt idx="19">
                  <c:v>0.99675731673072798</c:v>
                </c:pt>
                <c:pt idx="20">
                  <c:v>0.99636697773510419</c:v>
                </c:pt>
                <c:pt idx="21">
                  <c:v>0.99601384816776917</c:v>
                </c:pt>
                <c:pt idx="22">
                  <c:v>0.99313743501093699</c:v>
                </c:pt>
                <c:pt idx="23">
                  <c:v>0.98949135896209583</c:v>
                </c:pt>
                <c:pt idx="24">
                  <c:v>0.98767539984424157</c:v>
                </c:pt>
                <c:pt idx="25">
                  <c:v>0.98904795172029647</c:v>
                </c:pt>
                <c:pt idx="26">
                  <c:v>0.98850831557572338</c:v>
                </c:pt>
                <c:pt idx="27">
                  <c:v>0.98621117921019308</c:v>
                </c:pt>
                <c:pt idx="28">
                  <c:v>0.98469821731050922</c:v>
                </c:pt>
                <c:pt idx="29">
                  <c:v>0.98426880600619171</c:v>
                </c:pt>
                <c:pt idx="30">
                  <c:v>0.98396078696274836</c:v>
                </c:pt>
                <c:pt idx="31">
                  <c:v>0.9840758202326243</c:v>
                </c:pt>
                <c:pt idx="32">
                  <c:v>0.98457669842969731</c:v>
                </c:pt>
              </c:numCache>
            </c:numRef>
          </c:val>
          <c:smooth val="0"/>
          <c:extLst>
            <c:ext xmlns:c16="http://schemas.microsoft.com/office/drawing/2014/chart" uri="{C3380CC4-5D6E-409C-BE32-E72D297353CC}">
              <c16:uniqueId val="{0000000E-CB06-4A5A-B5C2-13174ED13B7E}"/>
            </c:ext>
          </c:extLst>
        </c:ser>
        <c:ser>
          <c:idx val="15"/>
          <c:order val="15"/>
          <c:tx>
            <c:strRef>
              <c:f>Sheet5!$Q$1</c:f>
              <c:strCache>
                <c:ptCount val="1"/>
                <c:pt idx="0">
                  <c:v>H16</c:v>
                </c:pt>
              </c:strCache>
            </c:strRef>
          </c:tx>
          <c:marker>
            <c:symbol val="plus"/>
            <c:size val="5"/>
          </c:marker>
          <c:val>
            <c:numRef>
              <c:f>Sheet5!$Q$2:$Q$34</c:f>
              <c:numCache>
                <c:formatCode>General</c:formatCode>
                <c:ptCount val="33"/>
                <c:pt idx="0">
                  <c:v>1</c:v>
                </c:pt>
                <c:pt idx="1">
                  <c:v>0.99900759564341091</c:v>
                </c:pt>
                <c:pt idx="2">
                  <c:v>0.99496220933254353</c:v>
                </c:pt>
                <c:pt idx="3">
                  <c:v>0.99362439858801432</c:v>
                </c:pt>
                <c:pt idx="4">
                  <c:v>0.9924419356958829</c:v>
                </c:pt>
                <c:pt idx="5">
                  <c:v>0.98910632860454561</c:v>
                </c:pt>
                <c:pt idx="6">
                  <c:v>0.98784664158099622</c:v>
                </c:pt>
                <c:pt idx="7">
                  <c:v>0.98751911182420427</c:v>
                </c:pt>
                <c:pt idx="8">
                  <c:v>0.98745947260571698</c:v>
                </c:pt>
                <c:pt idx="9">
                  <c:v>0.9876898458962976</c:v>
                </c:pt>
                <c:pt idx="10">
                  <c:v>0.98785755474996373</c:v>
                </c:pt>
                <c:pt idx="11">
                  <c:v>0.98825050540878301</c:v>
                </c:pt>
                <c:pt idx="12">
                  <c:v>0.98689470573245386</c:v>
                </c:pt>
                <c:pt idx="13">
                  <c:v>0.98638921658764023</c:v>
                </c:pt>
                <c:pt idx="14">
                  <c:v>0.98639523362394654</c:v>
                </c:pt>
                <c:pt idx="15">
                  <c:v>0.98662115250218918</c:v>
                </c:pt>
                <c:pt idx="16">
                  <c:v>0.98718806570709416</c:v>
                </c:pt>
                <c:pt idx="17">
                  <c:v>0.9877954289465759</c:v>
                </c:pt>
                <c:pt idx="18">
                  <c:v>0.99871012054652353</c:v>
                </c:pt>
                <c:pt idx="19">
                  <c:v>0.99669671637578761</c:v>
                </c:pt>
                <c:pt idx="20">
                  <c:v>0.99630027094164375</c:v>
                </c:pt>
                <c:pt idx="21">
                  <c:v>0.99594161624667177</c:v>
                </c:pt>
                <c:pt idx="22">
                  <c:v>0.99297072348259019</c:v>
                </c:pt>
                <c:pt idx="23">
                  <c:v>0.9892669689540865</c:v>
                </c:pt>
                <c:pt idx="24">
                  <c:v>0.98742225819044493</c:v>
                </c:pt>
                <c:pt idx="25">
                  <c:v>0.98865590955742633</c:v>
                </c:pt>
                <c:pt idx="26">
                  <c:v>0.98809919920536704</c:v>
                </c:pt>
                <c:pt idx="27">
                  <c:v>0.98573379973712461</c:v>
                </c:pt>
                <c:pt idx="28">
                  <c:v>0.98417269740963165</c:v>
                </c:pt>
                <c:pt idx="29">
                  <c:v>0.98372135663309979</c:v>
                </c:pt>
                <c:pt idx="30">
                  <c:v>0.98337956641230717</c:v>
                </c:pt>
                <c:pt idx="31">
                  <c:v>0.98348727786533607</c:v>
                </c:pt>
                <c:pt idx="32">
                  <c:v>0.98398616755259938</c:v>
                </c:pt>
              </c:numCache>
            </c:numRef>
          </c:val>
          <c:smooth val="0"/>
          <c:extLst>
            <c:ext xmlns:c16="http://schemas.microsoft.com/office/drawing/2014/chart" uri="{C3380CC4-5D6E-409C-BE32-E72D297353CC}">
              <c16:uniqueId val="{0000000F-CB06-4A5A-B5C2-13174ED13B7E}"/>
            </c:ext>
          </c:extLst>
        </c:ser>
        <c:ser>
          <c:idx val="16"/>
          <c:order val="16"/>
          <c:tx>
            <c:strRef>
              <c:f>Sheet5!$R$1</c:f>
              <c:strCache>
                <c:ptCount val="1"/>
                <c:pt idx="0">
                  <c:v>H17</c:v>
                </c:pt>
              </c:strCache>
            </c:strRef>
          </c:tx>
          <c:marker>
            <c:symbol val="dot"/>
            <c:size val="5"/>
          </c:marker>
          <c:val>
            <c:numRef>
              <c:f>Sheet5!$R$2:$R$34</c:f>
              <c:numCache>
                <c:formatCode>General</c:formatCode>
                <c:ptCount val="33"/>
                <c:pt idx="0">
                  <c:v>1</c:v>
                </c:pt>
                <c:pt idx="1">
                  <c:v>0.9989364577862655</c:v>
                </c:pt>
                <c:pt idx="2">
                  <c:v>0.99457617331740433</c:v>
                </c:pt>
                <c:pt idx="3">
                  <c:v>0.99307815878356531</c:v>
                </c:pt>
                <c:pt idx="4">
                  <c:v>0.99173810681541974</c:v>
                </c:pt>
                <c:pt idx="5">
                  <c:v>0.98802786830454992</c:v>
                </c:pt>
                <c:pt idx="6">
                  <c:v>0.98668622941905204</c:v>
                </c:pt>
                <c:pt idx="7">
                  <c:v>0.98624640186118362</c:v>
                </c:pt>
                <c:pt idx="8">
                  <c:v>0.98604277981879607</c:v>
                </c:pt>
                <c:pt idx="9">
                  <c:v>0.98614009311249828</c:v>
                </c:pt>
                <c:pt idx="10">
                  <c:v>0.98628833487765266</c:v>
                </c:pt>
                <c:pt idx="11">
                  <c:v>0.9866475328827462</c:v>
                </c:pt>
                <c:pt idx="12">
                  <c:v>0.98514961154548319</c:v>
                </c:pt>
                <c:pt idx="13">
                  <c:v>0.98459146761807892</c:v>
                </c:pt>
                <c:pt idx="14">
                  <c:v>0.98456531485698529</c:v>
                </c:pt>
                <c:pt idx="15">
                  <c:v>0.98476050183293806</c:v>
                </c:pt>
                <c:pt idx="16">
                  <c:v>0.98528237352402481</c:v>
                </c:pt>
                <c:pt idx="17">
                  <c:v>0.98587708978560284</c:v>
                </c:pt>
                <c:pt idx="18">
                  <c:v>0.99862597522168262</c:v>
                </c:pt>
                <c:pt idx="19">
                  <c:v>0.9965244842157861</c:v>
                </c:pt>
                <c:pt idx="20">
                  <c:v>0.99611069210987457</c:v>
                </c:pt>
                <c:pt idx="21">
                  <c:v>0.99573634194996563</c:v>
                </c:pt>
                <c:pt idx="22">
                  <c:v>0.99249656834766364</c:v>
                </c:pt>
                <c:pt idx="23">
                  <c:v>0.98862885376086906</c:v>
                </c:pt>
                <c:pt idx="24">
                  <c:v>0.98670240774417006</c:v>
                </c:pt>
                <c:pt idx="25">
                  <c:v>0.98754038027403568</c:v>
                </c:pt>
                <c:pt idx="26">
                  <c:v>0.98693507467067187</c:v>
                </c:pt>
                <c:pt idx="27">
                  <c:v>0.98437537663575558</c:v>
                </c:pt>
                <c:pt idx="28">
                  <c:v>0.98267725007794715</c:v>
                </c:pt>
                <c:pt idx="29">
                  <c:v>0.98216348998783043</c:v>
                </c:pt>
                <c:pt idx="30">
                  <c:v>0.9817255700529004</c:v>
                </c:pt>
                <c:pt idx="31">
                  <c:v>0.98181244046058158</c:v>
                </c:pt>
                <c:pt idx="32">
                  <c:v>0.98230567162551441</c:v>
                </c:pt>
              </c:numCache>
            </c:numRef>
          </c:val>
          <c:smooth val="0"/>
          <c:extLst>
            <c:ext xmlns:c16="http://schemas.microsoft.com/office/drawing/2014/chart" uri="{C3380CC4-5D6E-409C-BE32-E72D297353CC}">
              <c16:uniqueId val="{00000010-CB06-4A5A-B5C2-13174ED13B7E}"/>
            </c:ext>
          </c:extLst>
        </c:ser>
        <c:ser>
          <c:idx val="17"/>
          <c:order val="17"/>
          <c:tx>
            <c:strRef>
              <c:f>Sheet5!$S$1</c:f>
              <c:strCache>
                <c:ptCount val="1"/>
                <c:pt idx="0">
                  <c:v>H18</c:v>
                </c:pt>
              </c:strCache>
            </c:strRef>
          </c:tx>
          <c:marker>
            <c:symbol val="dash"/>
            <c:size val="5"/>
          </c:marker>
          <c:val>
            <c:numRef>
              <c:f>Sheet5!$S$2:$S$34</c:f>
              <c:numCache>
                <c:formatCode>General</c:formatCode>
                <c:ptCount val="33"/>
                <c:pt idx="0">
                  <c:v>1</c:v>
                </c:pt>
                <c:pt idx="1">
                  <c:v>0.99866635770592682</c:v>
                </c:pt>
                <c:pt idx="2">
                  <c:v>0.99310966990033611</c:v>
                </c:pt>
                <c:pt idx="3">
                  <c:v>0.99100222524967896</c:v>
                </c:pt>
                <c:pt idx="4">
                  <c:v>0.98906252620443436</c:v>
                </c:pt>
                <c:pt idx="5">
                  <c:v>0.98392631087278337</c:v>
                </c:pt>
                <c:pt idx="6">
                  <c:v>0.98227261851106762</c:v>
                </c:pt>
                <c:pt idx="7">
                  <c:v>0.98140525533881839</c:v>
                </c:pt>
                <c:pt idx="8">
                  <c:v>0.98065311895529284</c:v>
                </c:pt>
                <c:pt idx="9">
                  <c:v>0.98024347065470863</c:v>
                </c:pt>
                <c:pt idx="10">
                  <c:v>0.98031754326606679</c:v>
                </c:pt>
                <c:pt idx="11">
                  <c:v>0.98054814150842895</c:v>
                </c:pt>
                <c:pt idx="12">
                  <c:v>0.97850846076053721</c:v>
                </c:pt>
                <c:pt idx="13">
                  <c:v>0.97774957712421284</c:v>
                </c:pt>
                <c:pt idx="14">
                  <c:v>0.97760077916196331</c:v>
                </c:pt>
                <c:pt idx="15">
                  <c:v>0.97767881668856915</c:v>
                </c:pt>
                <c:pt idx="16">
                  <c:v>0.9780289752794501</c:v>
                </c:pt>
                <c:pt idx="17">
                  <c:v>0.97857548437716757</c:v>
                </c:pt>
                <c:pt idx="18">
                  <c:v>0.99830670610138905</c:v>
                </c:pt>
                <c:pt idx="19">
                  <c:v>0.99587220468244353</c:v>
                </c:pt>
                <c:pt idx="20">
                  <c:v>0.99539283224189679</c:v>
                </c:pt>
                <c:pt idx="21">
                  <c:v>0.99495914246446948</c:v>
                </c:pt>
                <c:pt idx="22">
                  <c:v>0.99069614648309912</c:v>
                </c:pt>
                <c:pt idx="23">
                  <c:v>0.98620706201107644</c:v>
                </c:pt>
                <c:pt idx="24">
                  <c:v>0.98397080175426843</c:v>
                </c:pt>
                <c:pt idx="25">
                  <c:v>0.98329774360691091</c:v>
                </c:pt>
                <c:pt idx="26">
                  <c:v>0.9825074660982992</c:v>
                </c:pt>
                <c:pt idx="27">
                  <c:v>0.9792080086668199</c:v>
                </c:pt>
                <c:pt idx="28">
                  <c:v>0.97698816838480085</c:v>
                </c:pt>
                <c:pt idx="29">
                  <c:v>0.97623674287002249</c:v>
                </c:pt>
                <c:pt idx="30">
                  <c:v>0.97543274095187404</c:v>
                </c:pt>
                <c:pt idx="31">
                  <c:v>0.97544025132830747</c:v>
                </c:pt>
                <c:pt idx="32">
                  <c:v>0.97591195766136773</c:v>
                </c:pt>
              </c:numCache>
            </c:numRef>
          </c:val>
          <c:smooth val="0"/>
          <c:extLst>
            <c:ext xmlns:c16="http://schemas.microsoft.com/office/drawing/2014/chart" uri="{C3380CC4-5D6E-409C-BE32-E72D297353CC}">
              <c16:uniqueId val="{00000011-CB06-4A5A-B5C2-13174ED13B7E}"/>
            </c:ext>
          </c:extLst>
        </c:ser>
        <c:ser>
          <c:idx val="18"/>
          <c:order val="18"/>
          <c:tx>
            <c:strRef>
              <c:f>Sheet5!$T$1</c:f>
              <c:strCache>
                <c:ptCount val="1"/>
                <c:pt idx="0">
                  <c:v>H19</c:v>
                </c:pt>
              </c:strCache>
            </c:strRef>
          </c:tx>
          <c:marker>
            <c:symbol val="diamond"/>
            <c:size val="5"/>
          </c:marker>
          <c:val>
            <c:numRef>
              <c:f>Sheet5!$T$2:$T$34</c:f>
              <c:numCache>
                <c:formatCode>General</c:formatCode>
                <c:ptCount val="33"/>
                <c:pt idx="0">
                  <c:v>1</c:v>
                </c:pt>
                <c:pt idx="1">
                  <c:v>0.99860844556313366</c:v>
                </c:pt>
                <c:pt idx="2">
                  <c:v>0.99285892484246896</c:v>
                </c:pt>
                <c:pt idx="3">
                  <c:v>0.99055838481184122</c:v>
                </c:pt>
                <c:pt idx="4">
                  <c:v>0.98851797368675032</c:v>
                </c:pt>
                <c:pt idx="5">
                  <c:v>0.98326800019359206</c:v>
                </c:pt>
                <c:pt idx="6">
                  <c:v>0.98143287416816005</c:v>
                </c:pt>
                <c:pt idx="7">
                  <c:v>0.98012839452687983</c:v>
                </c:pt>
                <c:pt idx="8">
                  <c:v>0.9787334311436332</c:v>
                </c:pt>
                <c:pt idx="9">
                  <c:v>0.97783886522791108</c:v>
                </c:pt>
                <c:pt idx="10">
                  <c:v>0.97783933442816007</c:v>
                </c:pt>
                <c:pt idx="11">
                  <c:v>0.97794859703564596</c:v>
                </c:pt>
                <c:pt idx="12">
                  <c:v>0.97550976292082081</c:v>
                </c:pt>
                <c:pt idx="13">
                  <c:v>0.97458421358724312</c:v>
                </c:pt>
                <c:pt idx="14">
                  <c:v>0.97435229767691489</c:v>
                </c:pt>
                <c:pt idx="15">
                  <c:v>0.97438810443737611</c:v>
                </c:pt>
                <c:pt idx="16">
                  <c:v>0.97480267680042687</c:v>
                </c:pt>
                <c:pt idx="17">
                  <c:v>0.97547101272529479</c:v>
                </c:pt>
                <c:pt idx="18">
                  <c:v>0.99821453861689713</c:v>
                </c:pt>
                <c:pt idx="19">
                  <c:v>0.99575203163264714</c:v>
                </c:pt>
                <c:pt idx="20">
                  <c:v>0.99531995744467106</c:v>
                </c:pt>
                <c:pt idx="21">
                  <c:v>0.99489214723617603</c:v>
                </c:pt>
                <c:pt idx="22">
                  <c:v>0.99058308661142835</c:v>
                </c:pt>
                <c:pt idx="23">
                  <c:v>0.98626810408578292</c:v>
                </c:pt>
                <c:pt idx="24">
                  <c:v>0.98458538055913047</c:v>
                </c:pt>
                <c:pt idx="25">
                  <c:v>0.98271371369428562</c:v>
                </c:pt>
                <c:pt idx="26">
                  <c:v>0.98204002366111132</c:v>
                </c:pt>
                <c:pt idx="27">
                  <c:v>0.97920259624562289</c:v>
                </c:pt>
                <c:pt idx="28">
                  <c:v>0.97731290066075671</c:v>
                </c:pt>
                <c:pt idx="29">
                  <c:v>0.97672704595414639</c:v>
                </c:pt>
                <c:pt idx="30">
                  <c:v>0.97597169723763832</c:v>
                </c:pt>
                <c:pt idx="31">
                  <c:v>0.97613121388040591</c:v>
                </c:pt>
                <c:pt idx="32">
                  <c:v>0.97663146527293743</c:v>
                </c:pt>
              </c:numCache>
            </c:numRef>
          </c:val>
          <c:smooth val="0"/>
          <c:extLst>
            <c:ext xmlns:c16="http://schemas.microsoft.com/office/drawing/2014/chart" uri="{C3380CC4-5D6E-409C-BE32-E72D297353CC}">
              <c16:uniqueId val="{00000012-CB06-4A5A-B5C2-13174ED13B7E}"/>
            </c:ext>
          </c:extLst>
        </c:ser>
        <c:ser>
          <c:idx val="19"/>
          <c:order val="19"/>
          <c:tx>
            <c:strRef>
              <c:f>Sheet5!$U$1</c:f>
              <c:strCache>
                <c:ptCount val="1"/>
                <c:pt idx="0">
                  <c:v>H20</c:v>
                </c:pt>
              </c:strCache>
            </c:strRef>
          </c:tx>
          <c:marker>
            <c:symbol val="square"/>
            <c:size val="5"/>
          </c:marker>
          <c:val>
            <c:numRef>
              <c:f>Sheet5!$U$2:$U$34</c:f>
              <c:numCache>
                <c:formatCode>General</c:formatCode>
                <c:ptCount val="33"/>
                <c:pt idx="0">
                  <c:v>1</c:v>
                </c:pt>
                <c:pt idx="1">
                  <c:v>0.9984890536834341</c:v>
                </c:pt>
                <c:pt idx="2">
                  <c:v>0.99215779577436514</c:v>
                </c:pt>
                <c:pt idx="3">
                  <c:v>0.98959273815290116</c:v>
                </c:pt>
                <c:pt idx="4">
                  <c:v>0.98727162442396743</c:v>
                </c:pt>
                <c:pt idx="5">
                  <c:v>0.98119844929104993</c:v>
                </c:pt>
                <c:pt idx="6">
                  <c:v>0.9793193296230549</c:v>
                </c:pt>
                <c:pt idx="7">
                  <c:v>0.97816516785507024</c:v>
                </c:pt>
                <c:pt idx="8">
                  <c:v>0.97691842743316293</c:v>
                </c:pt>
                <c:pt idx="9">
                  <c:v>0.97603098466571836</c:v>
                </c:pt>
                <c:pt idx="10">
                  <c:v>0.97604194717263693</c:v>
                </c:pt>
                <c:pt idx="11">
                  <c:v>0.97617232218697658</c:v>
                </c:pt>
                <c:pt idx="12">
                  <c:v>0.97371054065265794</c:v>
                </c:pt>
                <c:pt idx="13">
                  <c:v>0.97281510175835595</c:v>
                </c:pt>
                <c:pt idx="14">
                  <c:v>0.97254101294387596</c:v>
                </c:pt>
                <c:pt idx="15">
                  <c:v>0.97248806899803208</c:v>
                </c:pt>
                <c:pt idx="16">
                  <c:v>0.9726239719971268</c:v>
                </c:pt>
                <c:pt idx="17">
                  <c:v>0.9731029125777837</c:v>
                </c:pt>
                <c:pt idx="18">
                  <c:v>0.9981099810798334</c:v>
                </c:pt>
                <c:pt idx="19">
                  <c:v>0.99557170475841494</c:v>
                </c:pt>
                <c:pt idx="20">
                  <c:v>0.99510176346376411</c:v>
                </c:pt>
                <c:pt idx="21">
                  <c:v>0.99466170155224254</c:v>
                </c:pt>
                <c:pt idx="22">
                  <c:v>0.98961411363112095</c:v>
                </c:pt>
                <c:pt idx="23">
                  <c:v>0.98510674169259504</c:v>
                </c:pt>
                <c:pt idx="24">
                  <c:v>0.98300508132474707</c:v>
                </c:pt>
                <c:pt idx="25">
                  <c:v>0.98050160398683495</c:v>
                </c:pt>
                <c:pt idx="26">
                  <c:v>0.9796459684522113</c:v>
                </c:pt>
                <c:pt idx="27">
                  <c:v>0.97605217669003796</c:v>
                </c:pt>
                <c:pt idx="28">
                  <c:v>0.97362151351067949</c:v>
                </c:pt>
                <c:pt idx="29">
                  <c:v>0.97281346478729203</c:v>
                </c:pt>
                <c:pt idx="30">
                  <c:v>0.97179908014833738</c:v>
                </c:pt>
                <c:pt idx="31">
                  <c:v>0.97172708626903825</c:v>
                </c:pt>
                <c:pt idx="32">
                  <c:v>0.97216321895006796</c:v>
                </c:pt>
              </c:numCache>
            </c:numRef>
          </c:val>
          <c:smooth val="0"/>
          <c:extLst>
            <c:ext xmlns:c16="http://schemas.microsoft.com/office/drawing/2014/chart" uri="{C3380CC4-5D6E-409C-BE32-E72D297353CC}">
              <c16:uniqueId val="{00000013-CB06-4A5A-B5C2-13174ED13B7E}"/>
            </c:ext>
          </c:extLst>
        </c:ser>
        <c:ser>
          <c:idx val="20"/>
          <c:order val="20"/>
          <c:tx>
            <c:strRef>
              <c:f>Sheet5!$V$1</c:f>
              <c:strCache>
                <c:ptCount val="1"/>
                <c:pt idx="0">
                  <c:v>H21</c:v>
                </c:pt>
              </c:strCache>
            </c:strRef>
          </c:tx>
          <c:marker>
            <c:symbol val="triangle"/>
            <c:size val="5"/>
          </c:marker>
          <c:val>
            <c:numRef>
              <c:f>Sheet5!$V$2:$V$34</c:f>
              <c:numCache>
                <c:formatCode>General</c:formatCode>
                <c:ptCount val="33"/>
                <c:pt idx="0">
                  <c:v>1</c:v>
                </c:pt>
                <c:pt idx="1">
                  <c:v>0.99858124444238194</c:v>
                </c:pt>
                <c:pt idx="2">
                  <c:v>0.9927171661442491</c:v>
                </c:pt>
                <c:pt idx="3">
                  <c:v>0.99036111733867194</c:v>
                </c:pt>
                <c:pt idx="4">
                  <c:v>0.98829667038099922</c:v>
                </c:pt>
                <c:pt idx="5">
                  <c:v>0.98294456347741721</c:v>
                </c:pt>
                <c:pt idx="6">
                  <c:v>0.98128521151178549</c:v>
                </c:pt>
                <c:pt idx="7">
                  <c:v>0.98045131891701209</c:v>
                </c:pt>
                <c:pt idx="8">
                  <c:v>0.97952486664572391</c:v>
                </c:pt>
                <c:pt idx="9">
                  <c:v>0.97898150924618943</c:v>
                </c:pt>
                <c:pt idx="10">
                  <c:v>0.97902825487311229</c:v>
                </c:pt>
                <c:pt idx="11">
                  <c:v>0.97921525842504098</c:v>
                </c:pt>
                <c:pt idx="12">
                  <c:v>0.97687094759513426</c:v>
                </c:pt>
                <c:pt idx="13">
                  <c:v>0.97602360220585904</c:v>
                </c:pt>
                <c:pt idx="14">
                  <c:v>0.9759120983762416</c:v>
                </c:pt>
                <c:pt idx="15">
                  <c:v>0.97601944746088232</c:v>
                </c:pt>
                <c:pt idx="16">
                  <c:v>0.97639917591338632</c:v>
                </c:pt>
                <c:pt idx="17">
                  <c:v>0.976990940298338</c:v>
                </c:pt>
                <c:pt idx="18">
                  <c:v>0.9981826962977759</c:v>
                </c:pt>
                <c:pt idx="19">
                  <c:v>0.99526797662840893</c:v>
                </c:pt>
                <c:pt idx="20">
                  <c:v>0.99475922085996205</c:v>
                </c:pt>
                <c:pt idx="21">
                  <c:v>0.99434037596175495</c:v>
                </c:pt>
                <c:pt idx="22">
                  <c:v>0.99037348556652438</c:v>
                </c:pt>
                <c:pt idx="23">
                  <c:v>0.98606690563626709</c:v>
                </c:pt>
                <c:pt idx="24">
                  <c:v>0.98380664161918796</c:v>
                </c:pt>
                <c:pt idx="25">
                  <c:v>0.98227714522514764</c:v>
                </c:pt>
                <c:pt idx="26">
                  <c:v>0.98142200494657483</c:v>
                </c:pt>
                <c:pt idx="27">
                  <c:v>0.97778128851711588</c:v>
                </c:pt>
                <c:pt idx="28">
                  <c:v>0.97530132109322032</c:v>
                </c:pt>
                <c:pt idx="29">
                  <c:v>0.9745107700545973</c:v>
                </c:pt>
                <c:pt idx="30">
                  <c:v>0.97367115186826569</c:v>
                </c:pt>
                <c:pt idx="31">
                  <c:v>0.97375243574201653</c:v>
                </c:pt>
                <c:pt idx="32">
                  <c:v>0.97419276811163225</c:v>
                </c:pt>
              </c:numCache>
            </c:numRef>
          </c:val>
          <c:smooth val="0"/>
          <c:extLst>
            <c:ext xmlns:c16="http://schemas.microsoft.com/office/drawing/2014/chart" uri="{C3380CC4-5D6E-409C-BE32-E72D297353CC}">
              <c16:uniqueId val="{00000014-CB06-4A5A-B5C2-13174ED13B7E}"/>
            </c:ext>
          </c:extLst>
        </c:ser>
        <c:ser>
          <c:idx val="21"/>
          <c:order val="21"/>
          <c:tx>
            <c:strRef>
              <c:f>Sheet5!$W$1</c:f>
              <c:strCache>
                <c:ptCount val="1"/>
                <c:pt idx="0">
                  <c:v>H22</c:v>
                </c:pt>
              </c:strCache>
            </c:strRef>
          </c:tx>
          <c:marker>
            <c:symbol val="x"/>
            <c:size val="5"/>
          </c:marker>
          <c:val>
            <c:numRef>
              <c:f>Sheet5!$W$2:$W$34</c:f>
              <c:numCache>
                <c:formatCode>General</c:formatCode>
                <c:ptCount val="33"/>
                <c:pt idx="0">
                  <c:v>1</c:v>
                </c:pt>
                <c:pt idx="1">
                  <c:v>0.99876943350047809</c:v>
                </c:pt>
                <c:pt idx="2">
                  <c:v>0.99364305955851573</c:v>
                </c:pt>
                <c:pt idx="3">
                  <c:v>0.99187694492436351</c:v>
                </c:pt>
                <c:pt idx="4">
                  <c:v>0.99035743366898377</c:v>
                </c:pt>
                <c:pt idx="5">
                  <c:v>0.98627340020488163</c:v>
                </c:pt>
                <c:pt idx="6">
                  <c:v>0.98494948683562267</c:v>
                </c:pt>
                <c:pt idx="7">
                  <c:v>0.98461655284589533</c:v>
                </c:pt>
                <c:pt idx="8">
                  <c:v>0.98435851510929373</c:v>
                </c:pt>
                <c:pt idx="9">
                  <c:v>0.98444315820566297</c:v>
                </c:pt>
                <c:pt idx="10">
                  <c:v>0.98457862783886585</c:v>
                </c:pt>
                <c:pt idx="11">
                  <c:v>0.98491918534818568</c:v>
                </c:pt>
                <c:pt idx="12">
                  <c:v>0.98333559503791612</c:v>
                </c:pt>
                <c:pt idx="13">
                  <c:v>0.98275715628633353</c:v>
                </c:pt>
                <c:pt idx="14">
                  <c:v>0.98269917512801142</c:v>
                </c:pt>
                <c:pt idx="15">
                  <c:v>0.98286830959846705</c:v>
                </c:pt>
                <c:pt idx="16">
                  <c:v>0.98337559994845691</c:v>
                </c:pt>
                <c:pt idx="17">
                  <c:v>0.98401381533922316</c:v>
                </c:pt>
                <c:pt idx="18">
                  <c:v>0.99843693028283342</c:v>
                </c:pt>
                <c:pt idx="19">
                  <c:v>0.99611988115469463</c:v>
                </c:pt>
                <c:pt idx="20">
                  <c:v>0.99559965225681213</c:v>
                </c:pt>
                <c:pt idx="21">
                  <c:v>0.9952232284203546</c:v>
                </c:pt>
                <c:pt idx="22">
                  <c:v>0.99123163643492496</c:v>
                </c:pt>
                <c:pt idx="23">
                  <c:v>0.98666840400271427</c:v>
                </c:pt>
                <c:pt idx="24">
                  <c:v>0.98417762823570898</c:v>
                </c:pt>
                <c:pt idx="25">
                  <c:v>0.98568882368197897</c:v>
                </c:pt>
                <c:pt idx="26">
                  <c:v>0.98497862457721352</c:v>
                </c:pt>
                <c:pt idx="27">
                  <c:v>0.98216782441663353</c:v>
                </c:pt>
                <c:pt idx="28">
                  <c:v>0.98040306372099439</c:v>
                </c:pt>
                <c:pt idx="29">
                  <c:v>0.97991324140200076</c:v>
                </c:pt>
                <c:pt idx="30">
                  <c:v>0.9794340767602927</c:v>
                </c:pt>
                <c:pt idx="31">
                  <c:v>0.97959944228305795</c:v>
                </c:pt>
                <c:pt idx="32">
                  <c:v>0.98011961235613276</c:v>
                </c:pt>
              </c:numCache>
            </c:numRef>
          </c:val>
          <c:smooth val="0"/>
          <c:extLst>
            <c:ext xmlns:c16="http://schemas.microsoft.com/office/drawing/2014/chart" uri="{C3380CC4-5D6E-409C-BE32-E72D297353CC}">
              <c16:uniqueId val="{00000015-CB06-4A5A-B5C2-13174ED13B7E}"/>
            </c:ext>
          </c:extLst>
        </c:ser>
        <c:ser>
          <c:idx val="22"/>
          <c:order val="22"/>
          <c:tx>
            <c:strRef>
              <c:f>Sheet5!$X$1</c:f>
              <c:strCache>
                <c:ptCount val="1"/>
                <c:pt idx="0">
                  <c:v>H23</c:v>
                </c:pt>
              </c:strCache>
            </c:strRef>
          </c:tx>
          <c:marker>
            <c:symbol val="star"/>
            <c:size val="5"/>
          </c:marker>
          <c:val>
            <c:numRef>
              <c:f>Sheet5!$X$2:$X$34</c:f>
              <c:numCache>
                <c:formatCode>General</c:formatCode>
                <c:ptCount val="33"/>
                <c:pt idx="0">
                  <c:v>1</c:v>
                </c:pt>
                <c:pt idx="1">
                  <c:v>0.99893483810588124</c:v>
                </c:pt>
                <c:pt idx="2">
                  <c:v>0.99471663920275</c:v>
                </c:pt>
                <c:pt idx="3">
                  <c:v>0.99300324729571665</c:v>
                </c:pt>
                <c:pt idx="4">
                  <c:v>0.99149355871564504</c:v>
                </c:pt>
                <c:pt idx="5">
                  <c:v>0.98731999105201151</c:v>
                </c:pt>
                <c:pt idx="6">
                  <c:v>0.98577692142982076</c:v>
                </c:pt>
                <c:pt idx="7">
                  <c:v>0.98514084105617505</c:v>
                </c:pt>
                <c:pt idx="8">
                  <c:v>0.98480769909597576</c:v>
                </c:pt>
                <c:pt idx="9">
                  <c:v>0.98471294828501932</c:v>
                </c:pt>
                <c:pt idx="10">
                  <c:v>0.9848195237392452</c:v>
                </c:pt>
                <c:pt idx="11">
                  <c:v>0.98512308157744022</c:v>
                </c:pt>
                <c:pt idx="12">
                  <c:v>0.98358238087443506</c:v>
                </c:pt>
                <c:pt idx="13">
                  <c:v>0.98299386456352023</c:v>
                </c:pt>
                <c:pt idx="14">
                  <c:v>0.98292768998386459</c:v>
                </c:pt>
                <c:pt idx="15">
                  <c:v>0.98306743812076613</c:v>
                </c:pt>
                <c:pt idx="16">
                  <c:v>0.98364816581754055</c:v>
                </c:pt>
                <c:pt idx="17">
                  <c:v>0.98424459622448979</c:v>
                </c:pt>
                <c:pt idx="18">
                  <c:v>0.99856633547666662</c:v>
                </c:pt>
                <c:pt idx="19">
                  <c:v>0.99615827677900404</c:v>
                </c:pt>
                <c:pt idx="20">
                  <c:v>0.99562337972625614</c:v>
                </c:pt>
                <c:pt idx="21">
                  <c:v>0.99509684101592888</c:v>
                </c:pt>
                <c:pt idx="22">
                  <c:v>0.99300746113400162</c:v>
                </c:pt>
                <c:pt idx="23">
                  <c:v>0.9898994711190866</c:v>
                </c:pt>
                <c:pt idx="24">
                  <c:v>0.98844263293315782</c:v>
                </c:pt>
                <c:pt idx="25">
                  <c:v>0.98684624231480556</c:v>
                </c:pt>
                <c:pt idx="26">
                  <c:v>0.98625343813458233</c:v>
                </c:pt>
                <c:pt idx="27">
                  <c:v>0.98367869029799526</c:v>
                </c:pt>
                <c:pt idx="28">
                  <c:v>0.98204277608039292</c:v>
                </c:pt>
                <c:pt idx="29">
                  <c:v>0.98158478520042503</c:v>
                </c:pt>
                <c:pt idx="30">
                  <c:v>0.98113402700654084</c:v>
                </c:pt>
                <c:pt idx="31">
                  <c:v>0.98118524024244103</c:v>
                </c:pt>
                <c:pt idx="32">
                  <c:v>0.98163907774067749</c:v>
                </c:pt>
              </c:numCache>
            </c:numRef>
          </c:val>
          <c:smooth val="0"/>
          <c:extLst>
            <c:ext xmlns:c16="http://schemas.microsoft.com/office/drawing/2014/chart" uri="{C3380CC4-5D6E-409C-BE32-E72D297353CC}">
              <c16:uniqueId val="{00000016-CB06-4A5A-B5C2-13174ED13B7E}"/>
            </c:ext>
          </c:extLst>
        </c:ser>
        <c:ser>
          <c:idx val="23"/>
          <c:order val="23"/>
          <c:tx>
            <c:strRef>
              <c:f>Sheet5!$Y$1</c:f>
              <c:strCache>
                <c:ptCount val="1"/>
                <c:pt idx="0">
                  <c:v>H24</c:v>
                </c:pt>
              </c:strCache>
            </c:strRef>
          </c:tx>
          <c:marker>
            <c:symbol val="circle"/>
            <c:size val="5"/>
          </c:marker>
          <c:val>
            <c:numRef>
              <c:f>Sheet5!$Y$2:$Y$34</c:f>
              <c:numCache>
                <c:formatCode>General</c:formatCode>
                <c:ptCount val="33"/>
                <c:pt idx="0">
                  <c:v>1</c:v>
                </c:pt>
                <c:pt idx="1">
                  <c:v>0.99907936713368695</c:v>
                </c:pt>
                <c:pt idx="2">
                  <c:v>0.99537523556069207</c:v>
                </c:pt>
                <c:pt idx="3">
                  <c:v>0.99406231873121764</c:v>
                </c:pt>
                <c:pt idx="4">
                  <c:v>0.99298091141348621</c:v>
                </c:pt>
                <c:pt idx="5">
                  <c:v>0.98995721313910134</c:v>
                </c:pt>
                <c:pt idx="6">
                  <c:v>0.98885756718511564</c:v>
                </c:pt>
                <c:pt idx="7">
                  <c:v>0.98870925449288771</c:v>
                </c:pt>
                <c:pt idx="8">
                  <c:v>0.98876758206369852</c:v>
                </c:pt>
                <c:pt idx="9">
                  <c:v>0.98914634226540343</c:v>
                </c:pt>
                <c:pt idx="10">
                  <c:v>0.9893324514369819</c:v>
                </c:pt>
                <c:pt idx="11">
                  <c:v>0.98975641166659856</c:v>
                </c:pt>
                <c:pt idx="12">
                  <c:v>0.98863248115999081</c:v>
                </c:pt>
                <c:pt idx="13">
                  <c:v>0.98818084137630269</c:v>
                </c:pt>
                <c:pt idx="14">
                  <c:v>0.98816774612645053</c:v>
                </c:pt>
                <c:pt idx="15">
                  <c:v>0.98836604966962427</c:v>
                </c:pt>
                <c:pt idx="16">
                  <c:v>0.98899490703595339</c:v>
                </c:pt>
                <c:pt idx="17">
                  <c:v>0.98958004856154225</c:v>
                </c:pt>
                <c:pt idx="18">
                  <c:v>0.9987751794142683</c:v>
                </c:pt>
                <c:pt idx="19">
                  <c:v>0.99659673432870388</c:v>
                </c:pt>
                <c:pt idx="20">
                  <c:v>0.99615264302830964</c:v>
                </c:pt>
                <c:pt idx="21">
                  <c:v>0.99577209999491934</c:v>
                </c:pt>
                <c:pt idx="22">
                  <c:v>0.99368541858740878</c:v>
                </c:pt>
                <c:pt idx="23">
                  <c:v>0.99065059455973425</c:v>
                </c:pt>
                <c:pt idx="24">
                  <c:v>0.98921356029618002</c:v>
                </c:pt>
                <c:pt idx="25">
                  <c:v>0.9894941051351539</c:v>
                </c:pt>
                <c:pt idx="26">
                  <c:v>0.98894869122727314</c:v>
                </c:pt>
                <c:pt idx="27">
                  <c:v>0.98660491384403171</c:v>
                </c:pt>
                <c:pt idx="28">
                  <c:v>0.98512344850195099</c:v>
                </c:pt>
                <c:pt idx="29">
                  <c:v>0.9846292098230085</c:v>
                </c:pt>
                <c:pt idx="30">
                  <c:v>0.983882001422268</c:v>
                </c:pt>
                <c:pt idx="31">
                  <c:v>0.98385976446989454</c:v>
                </c:pt>
                <c:pt idx="32">
                  <c:v>0.98434711521417251</c:v>
                </c:pt>
              </c:numCache>
            </c:numRef>
          </c:val>
          <c:smooth val="0"/>
          <c:extLst>
            <c:ext xmlns:c16="http://schemas.microsoft.com/office/drawing/2014/chart" uri="{C3380CC4-5D6E-409C-BE32-E72D297353CC}">
              <c16:uniqueId val="{00000017-CB06-4A5A-B5C2-13174ED13B7E}"/>
            </c:ext>
          </c:extLst>
        </c:ser>
        <c:dLbls>
          <c:showLegendKey val="0"/>
          <c:showVal val="0"/>
          <c:showCatName val="0"/>
          <c:showSerName val="0"/>
          <c:showPercent val="0"/>
          <c:showBubbleSize val="0"/>
        </c:dLbls>
        <c:marker val="1"/>
        <c:smooth val="0"/>
        <c:axId val="1179397391"/>
        <c:axId val="1"/>
      </c:lineChart>
      <c:catAx>
        <c:axId val="1179397391"/>
        <c:scaling>
          <c:orientation val="minMax"/>
        </c:scaling>
        <c:delete val="0"/>
        <c:axPos val="b"/>
        <c:title>
          <c:tx>
            <c:rich>
              <a:bodyPr rot="0" spcFirstLastPara="1" vertOverflow="ellipsis" vert="horz" wrap="square" anchor="ctr" anchorCtr="1"/>
              <a:lstStyle/>
              <a:p>
                <a:pPr algn="ctr" rtl="1">
                  <a:defRPr lang="fa-IR" sz="1000" b="0" i="0" u="none" strike="noStrike" kern="1200" baseline="0">
                    <a:solidFill>
                      <a:schemeClr val="tx1"/>
                    </a:solidFill>
                    <a:latin typeface="+mn-lt"/>
                    <a:ea typeface="+mn-ea"/>
                    <a:cs typeface="B Titr" panose="00000700000000000000" pitchFamily="2" charset="-78"/>
                  </a:defRPr>
                </a:pPr>
                <a:r>
                  <a:rPr lang="en-CA" sz="900" b="1" i="0" u="none" strike="noStrike" kern="1200" baseline="0">
                    <a:solidFill>
                      <a:schemeClr val="tx1"/>
                    </a:solidFill>
                    <a:latin typeface="Palatino Linotype" panose="02040502050505030304" pitchFamily="18" charset="0"/>
                    <a:cs typeface="B Titr" panose="00000700000000000000" pitchFamily="2" charset="-78"/>
                  </a:rPr>
                  <a:t>Buses</a:t>
                </a:r>
                <a:endParaRPr lang="fa-IR" sz="900" b="1" i="0" u="none" strike="noStrike" kern="1200" baseline="0">
                  <a:solidFill>
                    <a:schemeClr val="tx1"/>
                  </a:solidFill>
                  <a:cs typeface="B Titr" panose="00000700000000000000" pitchFamily="2" charset="-78"/>
                </a:endParaRPr>
              </a:p>
            </c:rich>
          </c:tx>
          <c:layout>
            <c:manualLayout>
              <c:xMode val="edge"/>
              <c:yMode val="edge"/>
              <c:x val="0.48120967842569601"/>
              <c:y val="0.71789010605508963"/>
            </c:manualLayout>
          </c:layout>
          <c:overlay val="0"/>
          <c:spPr>
            <a:noFill/>
            <a:ln w="25400">
              <a:noFill/>
            </a:ln>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ctr">
              <a:defRPr lang="en-US"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
        <c:crosses val="autoZero"/>
        <c:auto val="1"/>
        <c:lblAlgn val="ctr"/>
        <c:lblOffset val="100"/>
        <c:tickMarkSkip val="1"/>
        <c:noMultiLvlLbl val="0"/>
      </c:catAx>
      <c:valAx>
        <c:axId val="1"/>
        <c:scaling>
          <c:orientation val="minMax"/>
          <c:max val="1.01"/>
          <c:min val="0.950000000000000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1">
                  <a:defRPr lang="fa-IR" sz="900" b="1" i="0" u="none" strike="noStrike" kern="1200" baseline="0">
                    <a:solidFill>
                      <a:schemeClr val="tx1"/>
                    </a:solidFill>
                    <a:latin typeface="Times New Roman" panose="02020603050405020304" pitchFamily="18" charset="0"/>
                    <a:ea typeface="+mn-ea"/>
                    <a:cs typeface="B Titr" panose="00000700000000000000" pitchFamily="2" charset="-78"/>
                  </a:defRPr>
                </a:pPr>
                <a:r>
                  <a:rPr lang="en-CA" sz="900" b="1" i="0" u="none" strike="noStrike" kern="1200" baseline="0">
                    <a:solidFill>
                      <a:sysClr val="windowText" lastClr="000000"/>
                    </a:solidFill>
                    <a:latin typeface="Palatino Linotype" panose="02040502050505030304" pitchFamily="18" charset="0"/>
                    <a:cs typeface="B Titr" panose="00000700000000000000" pitchFamily="2" charset="-78"/>
                  </a:rPr>
                  <a:t>Voltage magnitude [pu</a:t>
                </a:r>
                <a:r>
                  <a:rPr lang="en-CA" sz="900" b="1" i="0" u="none" strike="noStrike" kern="1200" baseline="0">
                    <a:solidFill>
                      <a:sysClr val="windowText" lastClr="000000"/>
                    </a:solidFill>
                    <a:latin typeface="Times New Roman" panose="02020603050405020304" pitchFamily="18" charset="0"/>
                    <a:cs typeface="B Titr" panose="00000700000000000000" pitchFamily="2" charset="-78"/>
                  </a:rPr>
                  <a:t>]</a:t>
                </a:r>
                <a:endParaRPr lang="fa-IR" sz="900" b="1" i="0" u="none" strike="noStrike" kern="1200" baseline="0">
                  <a:solidFill>
                    <a:schemeClr val="tx1"/>
                  </a:solidFill>
                  <a:latin typeface="Times New Roman" panose="02020603050405020304" pitchFamily="18" charset="0"/>
                  <a:cs typeface="B Titr" panose="00000700000000000000" pitchFamily="2" charset="-78"/>
                </a:endParaRPr>
              </a:p>
            </c:rich>
          </c:tx>
          <c:overlay val="0"/>
          <c:spPr>
            <a:noFill/>
            <a:ln w="25400">
              <a:noFill/>
            </a:ln>
          </c:spPr>
        </c:title>
        <c:numFmt formatCode="General" sourceLinked="1"/>
        <c:majorTickMark val="none"/>
        <c:minorTickMark val="none"/>
        <c:tickLblPos val="nextTo"/>
        <c:spPr>
          <a:ln w="6350">
            <a:noFill/>
          </a:ln>
        </c:spPr>
        <c:txPr>
          <a:bodyPr rot="-6000000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79397391"/>
        <c:crossesAt val="1"/>
        <c:crossBetween val="between"/>
      </c:valAx>
      <c:spPr>
        <a:noFill/>
        <a:ln w="25400">
          <a:noFill/>
        </a:ln>
      </c:spPr>
    </c:plotArea>
    <c:legend>
      <c:legendPos val="b"/>
      <c:overlay val="0"/>
      <c:spPr>
        <a:noFill/>
        <a:ln w="25400">
          <a:noFill/>
        </a:ln>
      </c:spPr>
      <c:txPr>
        <a:bodyPr rot="0" spcFirstLastPara="1" vertOverflow="ellipsis" vert="horz" wrap="square" anchor="ctr" anchorCtr="1"/>
        <a:lstStyle/>
        <a:p>
          <a:pPr algn="ctr" rtl="1">
            <a:defRPr lang="en-US" sz="600" b="1" i="0" u="none" strike="noStrike" kern="1200" baseline="0">
              <a:solidFill>
                <a:schemeClr val="tx1"/>
              </a:solidFill>
              <a:latin typeface="Times New Roman" panose="02020603050405020304" pitchFamily="18" charset="0"/>
              <a:ea typeface="+mn-ea"/>
              <a:cs typeface="B Titr" panose="00000700000000000000" pitchFamily="2" charset="-78"/>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Sheet5!$B$1</c:f>
              <c:strCache>
                <c:ptCount val="1"/>
                <c:pt idx="0">
                  <c:v>H1</c:v>
                </c:pt>
              </c:strCache>
            </c:strRef>
          </c:tx>
          <c:spPr>
            <a:ln w="28575" cap="rnd">
              <a:solidFill>
                <a:srgbClr val="00B050"/>
              </a:solidFill>
              <a:round/>
            </a:ln>
            <a:effectLst/>
          </c:spPr>
          <c:marker>
            <c:symbol val="circle"/>
            <c:size val="5"/>
            <c:spPr>
              <a:solidFill>
                <a:schemeClr val="accent1"/>
              </a:solidFill>
              <a:ln w="9525">
                <a:solidFill>
                  <a:schemeClr val="accent1"/>
                </a:solidFill>
              </a:ln>
              <a:effectLst/>
            </c:spPr>
          </c:marker>
          <c:val>
            <c:numRef>
              <c:f>Sheet5!$B$2:$B$34</c:f>
              <c:numCache>
                <c:formatCode>General</c:formatCode>
                <c:ptCount val="33"/>
                <c:pt idx="0">
                  <c:v>1</c:v>
                </c:pt>
                <c:pt idx="1">
                  <c:v>0.99898566598668714</c:v>
                </c:pt>
                <c:pt idx="2">
                  <c:v>0.99484321505942364</c:v>
                </c:pt>
                <c:pt idx="3">
                  <c:v>0.99345603153387685</c:v>
                </c:pt>
                <c:pt idx="4">
                  <c:v>0.99222500354475218</c:v>
                </c:pt>
                <c:pt idx="5">
                  <c:v>0.9887739493584119</c:v>
                </c:pt>
                <c:pt idx="6">
                  <c:v>0.98748900882962964</c:v>
                </c:pt>
                <c:pt idx="7">
                  <c:v>0.9871268736667973</c:v>
                </c:pt>
                <c:pt idx="8">
                  <c:v>0.9870228685798399</c:v>
                </c:pt>
                <c:pt idx="9">
                  <c:v>0.98721224221434645</c:v>
                </c:pt>
                <c:pt idx="10">
                  <c:v>0.9873739525156735</c:v>
                </c:pt>
                <c:pt idx="11">
                  <c:v>0.98775650321736319</c:v>
                </c:pt>
                <c:pt idx="12">
                  <c:v>0.98635691460922803</c:v>
                </c:pt>
                <c:pt idx="13">
                  <c:v>0.98583520212172981</c:v>
                </c:pt>
                <c:pt idx="14">
                  <c:v>0.98583130683587505</c:v>
                </c:pt>
                <c:pt idx="15">
                  <c:v>0.98604775688529833</c:v>
                </c:pt>
                <c:pt idx="16">
                  <c:v>0.98660079128703382</c:v>
                </c:pt>
                <c:pt idx="17">
                  <c:v>0.98720425586660021</c:v>
                </c:pt>
                <c:pt idx="18">
                  <c:v>0.9986841785663727</c:v>
                </c:pt>
                <c:pt idx="19">
                  <c:v>0.99664360329265755</c:v>
                </c:pt>
                <c:pt idx="20">
                  <c:v>0.99624180715505095</c:v>
                </c:pt>
                <c:pt idx="21">
                  <c:v>0.99587831110411718</c:v>
                </c:pt>
                <c:pt idx="22">
                  <c:v>0.99282455735196817</c:v>
                </c:pt>
                <c:pt idx="23">
                  <c:v>0.98907024583322833</c:v>
                </c:pt>
                <c:pt idx="24">
                  <c:v>0.98720033271772833</c:v>
                </c:pt>
                <c:pt idx="25">
                  <c:v>0.9883121070118952</c:v>
                </c:pt>
                <c:pt idx="26">
                  <c:v>0.98774042168127307</c:v>
                </c:pt>
                <c:pt idx="27">
                  <c:v>0.98531514983617152</c:v>
                </c:pt>
                <c:pt idx="28">
                  <c:v>0.98371182419534442</c:v>
                </c:pt>
                <c:pt idx="29">
                  <c:v>0.98324124930476686</c:v>
                </c:pt>
                <c:pt idx="30">
                  <c:v>0.98286983804904571</c:v>
                </c:pt>
                <c:pt idx="31">
                  <c:v>0.98297112754125726</c:v>
                </c:pt>
                <c:pt idx="32">
                  <c:v>0.98346827335160003</c:v>
                </c:pt>
              </c:numCache>
            </c:numRef>
          </c:val>
          <c:smooth val="0"/>
          <c:extLst>
            <c:ext xmlns:c16="http://schemas.microsoft.com/office/drawing/2014/chart" uri="{C3380CC4-5D6E-409C-BE32-E72D297353CC}">
              <c16:uniqueId val="{00000000-52FF-42D2-A28E-C01AC6CB3DF0}"/>
            </c:ext>
          </c:extLst>
        </c:ser>
        <c:ser>
          <c:idx val="1"/>
          <c:order val="1"/>
          <c:tx>
            <c:strRef>
              <c:f>Sheet5!$C$1</c:f>
              <c:strCache>
                <c:ptCount val="1"/>
                <c:pt idx="0">
                  <c:v>H2</c:v>
                </c:pt>
              </c:strCache>
            </c:strRef>
          </c:tx>
          <c:spPr>
            <a:ln w="25400">
              <a:solidFill>
                <a:srgbClr val="FFFF00"/>
              </a:solidFill>
              <a:prstDash val="solid"/>
            </a:ln>
          </c:spPr>
          <c:marker>
            <c:symbol val="circle"/>
            <c:size val="5"/>
            <c:spPr>
              <a:solidFill>
                <a:schemeClr val="accent2"/>
              </a:solidFill>
              <a:ln w="9525">
                <a:solidFill>
                  <a:schemeClr val="accent2"/>
                </a:solidFill>
              </a:ln>
              <a:effectLst/>
            </c:spPr>
          </c:marker>
          <c:val>
            <c:numRef>
              <c:f>Sheet5!$C$2:$C$34</c:f>
              <c:numCache>
                <c:formatCode>General</c:formatCode>
                <c:ptCount val="33"/>
                <c:pt idx="0">
                  <c:v>1</c:v>
                </c:pt>
                <c:pt idx="1">
                  <c:v>0.99928819601814844</c:v>
                </c:pt>
                <c:pt idx="2">
                  <c:v>0.99648408575822656</c:v>
                </c:pt>
                <c:pt idx="3">
                  <c:v>0.99577697394533271</c:v>
                </c:pt>
                <c:pt idx="4">
                  <c:v>0.99521474443895652</c:v>
                </c:pt>
                <c:pt idx="5">
                  <c:v>0.99335312258888353</c:v>
                </c:pt>
                <c:pt idx="6">
                  <c:v>0.99241576320422631</c:v>
                </c:pt>
                <c:pt idx="7">
                  <c:v>0.99252998742267406</c:v>
                </c:pt>
                <c:pt idx="8">
                  <c:v>0.99303639126823506</c:v>
                </c:pt>
                <c:pt idx="9">
                  <c:v>0.99378980881525203</c:v>
                </c:pt>
                <c:pt idx="10">
                  <c:v>0.994034045448695</c:v>
                </c:pt>
                <c:pt idx="11">
                  <c:v>0.99455966806596185</c:v>
                </c:pt>
                <c:pt idx="12">
                  <c:v>0.99376225477383784</c:v>
                </c:pt>
                <c:pt idx="13">
                  <c:v>0.99346362375075137</c:v>
                </c:pt>
                <c:pt idx="14">
                  <c:v>0.99359603368052019</c:v>
                </c:pt>
                <c:pt idx="15">
                  <c:v>0.99394269666090207</c:v>
                </c:pt>
                <c:pt idx="16">
                  <c:v>0.99468658733938997</c:v>
                </c:pt>
                <c:pt idx="17">
                  <c:v>0.9953436880938914</c:v>
                </c:pt>
                <c:pt idx="18">
                  <c:v>0.99904225943221225</c:v>
                </c:pt>
                <c:pt idx="19">
                  <c:v>0.99737783524971002</c:v>
                </c:pt>
                <c:pt idx="20">
                  <c:v>0.99705011163461021</c:v>
                </c:pt>
                <c:pt idx="21">
                  <c:v>0.99675363527785776</c:v>
                </c:pt>
                <c:pt idx="22">
                  <c:v>0.99484086556893503</c:v>
                </c:pt>
                <c:pt idx="23">
                  <c:v>0.99178505209937884</c:v>
                </c:pt>
                <c:pt idx="24">
                  <c:v>0.99026328357956661</c:v>
                </c:pt>
                <c:pt idx="25">
                  <c:v>0.99304856654315399</c:v>
                </c:pt>
                <c:pt idx="26">
                  <c:v>0.9926830473825361</c:v>
                </c:pt>
                <c:pt idx="27">
                  <c:v>0.99108189409960434</c:v>
                </c:pt>
                <c:pt idx="28">
                  <c:v>0.99005973999393171</c:v>
                </c:pt>
                <c:pt idx="29">
                  <c:v>0.98985390201376244</c:v>
                </c:pt>
                <c:pt idx="30">
                  <c:v>0.98989013672156556</c:v>
                </c:pt>
                <c:pt idx="31">
                  <c:v>0.99007981184319482</c:v>
                </c:pt>
                <c:pt idx="32">
                  <c:v>0.99060097858749874</c:v>
                </c:pt>
              </c:numCache>
            </c:numRef>
          </c:val>
          <c:smooth val="0"/>
          <c:extLst>
            <c:ext xmlns:c16="http://schemas.microsoft.com/office/drawing/2014/chart" uri="{C3380CC4-5D6E-409C-BE32-E72D297353CC}">
              <c16:uniqueId val="{00000001-52FF-42D2-A28E-C01AC6CB3DF0}"/>
            </c:ext>
          </c:extLst>
        </c:ser>
        <c:ser>
          <c:idx val="2"/>
          <c:order val="2"/>
          <c:tx>
            <c:strRef>
              <c:f>Sheet5!$D$1</c:f>
              <c:strCache>
                <c:ptCount val="1"/>
                <c:pt idx="0">
                  <c:v>H3</c:v>
                </c:pt>
              </c:strCache>
            </c:strRef>
          </c:tx>
          <c:spPr>
            <a:ln w="25400">
              <a:solidFill>
                <a:srgbClr val="FF0000"/>
              </a:solidFill>
              <a:prstDash val="solid"/>
            </a:ln>
          </c:spPr>
          <c:marker>
            <c:symbol val="circle"/>
            <c:size val="5"/>
            <c:spPr>
              <a:solidFill>
                <a:srgbClr val="00B0F0"/>
              </a:solidFill>
              <a:ln w="9525">
                <a:solidFill>
                  <a:schemeClr val="accent3"/>
                </a:solidFill>
              </a:ln>
              <a:effectLst/>
            </c:spPr>
          </c:marker>
          <c:val>
            <c:numRef>
              <c:f>Sheet5!$D$2:$D$34</c:f>
              <c:numCache>
                <c:formatCode>General</c:formatCode>
                <c:ptCount val="33"/>
                <c:pt idx="0">
                  <c:v>1</c:v>
                </c:pt>
                <c:pt idx="1">
                  <c:v>0.9993817616050138</c:v>
                </c:pt>
                <c:pt idx="2">
                  <c:v>0.99699126008528294</c:v>
                </c:pt>
                <c:pt idx="3">
                  <c:v>0.99649402457960701</c:v>
                </c:pt>
                <c:pt idx="4">
                  <c:v>0.9961381281865257</c:v>
                </c:pt>
                <c:pt idx="5">
                  <c:v>0.99476668972865656</c:v>
                </c:pt>
                <c:pt idx="6">
                  <c:v>0.99393648205959972</c:v>
                </c:pt>
                <c:pt idx="7">
                  <c:v>0.99419758427551508</c:v>
                </c:pt>
                <c:pt idx="8">
                  <c:v>0.99489206551098452</c:v>
                </c:pt>
                <c:pt idx="9">
                  <c:v>0.99581925268627602</c:v>
                </c:pt>
                <c:pt idx="10">
                  <c:v>0.99608891498652663</c:v>
                </c:pt>
                <c:pt idx="11">
                  <c:v>0.99665861356090768</c:v>
                </c:pt>
                <c:pt idx="12">
                  <c:v>0.99604661330873923</c:v>
                </c:pt>
                <c:pt idx="13">
                  <c:v>0.99581666244582534</c:v>
                </c:pt>
                <c:pt idx="14">
                  <c:v>0.99599103860706639</c:v>
                </c:pt>
                <c:pt idx="15">
                  <c:v>0.99637779479600086</c:v>
                </c:pt>
                <c:pt idx="16">
                  <c:v>0.99718045044156234</c:v>
                </c:pt>
                <c:pt idx="17">
                  <c:v>0.99785407587655295</c:v>
                </c:pt>
                <c:pt idx="18">
                  <c:v>0.99915309200659652</c:v>
                </c:pt>
                <c:pt idx="19">
                  <c:v>0.99760557264258798</c:v>
                </c:pt>
                <c:pt idx="20">
                  <c:v>0.99730086953010844</c:v>
                </c:pt>
                <c:pt idx="21">
                  <c:v>0.99702522104208746</c:v>
                </c:pt>
                <c:pt idx="22">
                  <c:v>0.99546440783338153</c:v>
                </c:pt>
                <c:pt idx="23">
                  <c:v>0.99262507173307002</c:v>
                </c:pt>
                <c:pt idx="24">
                  <c:v>0.99121117676182613</c:v>
                </c:pt>
                <c:pt idx="25">
                  <c:v>0.99451064729305028</c:v>
                </c:pt>
                <c:pt idx="26">
                  <c:v>0.99420870843812581</c:v>
                </c:pt>
                <c:pt idx="27">
                  <c:v>0.99286163580585618</c:v>
                </c:pt>
                <c:pt idx="28">
                  <c:v>0.99201865391784516</c:v>
                </c:pt>
                <c:pt idx="29">
                  <c:v>0.99189443043114478</c:v>
                </c:pt>
                <c:pt idx="30">
                  <c:v>0.99205631236156255</c:v>
                </c:pt>
                <c:pt idx="31">
                  <c:v>0.99227323299587311</c:v>
                </c:pt>
                <c:pt idx="32">
                  <c:v>0.99280181296120495</c:v>
                </c:pt>
              </c:numCache>
            </c:numRef>
          </c:val>
          <c:smooth val="0"/>
          <c:extLst>
            <c:ext xmlns:c16="http://schemas.microsoft.com/office/drawing/2014/chart" uri="{C3380CC4-5D6E-409C-BE32-E72D297353CC}">
              <c16:uniqueId val="{00000002-52FF-42D2-A28E-C01AC6CB3DF0}"/>
            </c:ext>
          </c:extLst>
        </c:ser>
        <c:ser>
          <c:idx val="3"/>
          <c:order val="3"/>
          <c:tx>
            <c:strRef>
              <c:f>Sheet5!$E$1</c:f>
              <c:strCache>
                <c:ptCount val="1"/>
                <c:pt idx="0">
                  <c:v>H4</c:v>
                </c:pt>
              </c:strCache>
            </c:strRef>
          </c:tx>
          <c:spPr>
            <a:ln w="28575" cap="rnd">
              <a:solidFill>
                <a:srgbClr val="7030A0"/>
              </a:solidFill>
              <a:round/>
            </a:ln>
            <a:effectLst/>
          </c:spPr>
          <c:marker>
            <c:symbol val="circle"/>
            <c:size val="5"/>
            <c:spPr>
              <a:solidFill>
                <a:schemeClr val="accent4"/>
              </a:solidFill>
              <a:ln w="9525">
                <a:solidFill>
                  <a:schemeClr val="accent4"/>
                </a:solidFill>
              </a:ln>
              <a:effectLst/>
            </c:spPr>
          </c:marker>
          <c:val>
            <c:numRef>
              <c:f>Sheet5!$E$2:$E$34</c:f>
              <c:numCache>
                <c:formatCode>General</c:formatCode>
                <c:ptCount val="33"/>
                <c:pt idx="0">
                  <c:v>1</c:v>
                </c:pt>
                <c:pt idx="1">
                  <c:v>0.99942095354370364</c:v>
                </c:pt>
                <c:pt idx="2">
                  <c:v>0.99720365767503327</c:v>
                </c:pt>
                <c:pt idx="3">
                  <c:v>0.99679427017705224</c:v>
                </c:pt>
                <c:pt idx="4">
                  <c:v>0.99652472977494522</c:v>
                </c:pt>
                <c:pt idx="5">
                  <c:v>0.99535842167886124</c:v>
                </c:pt>
                <c:pt idx="6">
                  <c:v>0.99457304860082296</c:v>
                </c:pt>
                <c:pt idx="7">
                  <c:v>0.99489561147047378</c:v>
                </c:pt>
                <c:pt idx="8">
                  <c:v>0.99566877474577353</c:v>
                </c:pt>
                <c:pt idx="9">
                  <c:v>0.99666865529166948</c:v>
                </c:pt>
                <c:pt idx="10">
                  <c:v>0.99694895411215045</c:v>
                </c:pt>
                <c:pt idx="11">
                  <c:v>0.99753709087562503</c:v>
                </c:pt>
                <c:pt idx="12">
                  <c:v>0.99700264040837727</c:v>
                </c:pt>
                <c:pt idx="13">
                  <c:v>0.99680141423090063</c:v>
                </c:pt>
                <c:pt idx="14">
                  <c:v>0.99699334255115013</c:v>
                </c:pt>
                <c:pt idx="15">
                  <c:v>0.9973968678916888</c:v>
                </c:pt>
                <c:pt idx="16">
                  <c:v>0.99822410214559354</c:v>
                </c:pt>
                <c:pt idx="17">
                  <c:v>0.99890464046039762</c:v>
                </c:pt>
                <c:pt idx="18">
                  <c:v>0.99919952864552586</c:v>
                </c:pt>
                <c:pt idx="19">
                  <c:v>0.99770105684708132</c:v>
                </c:pt>
                <c:pt idx="20">
                  <c:v>0.99740601192304923</c:v>
                </c:pt>
                <c:pt idx="21">
                  <c:v>0.99713910160665231</c:v>
                </c:pt>
                <c:pt idx="22">
                  <c:v>0.99572558369751885</c:v>
                </c:pt>
                <c:pt idx="23">
                  <c:v>0.99297698564217451</c:v>
                </c:pt>
                <c:pt idx="24">
                  <c:v>0.99160830344271433</c:v>
                </c:pt>
                <c:pt idx="25">
                  <c:v>0.99512268192686892</c:v>
                </c:pt>
                <c:pt idx="26">
                  <c:v>0.99484734971420152</c:v>
                </c:pt>
                <c:pt idx="27">
                  <c:v>0.9936065929653024</c:v>
                </c:pt>
                <c:pt idx="28">
                  <c:v>0.99283858186995844</c:v>
                </c:pt>
                <c:pt idx="29">
                  <c:v>0.99274850787633062</c:v>
                </c:pt>
                <c:pt idx="30">
                  <c:v>0.99296296034153364</c:v>
                </c:pt>
                <c:pt idx="31">
                  <c:v>0.99319128082072383</c:v>
                </c:pt>
                <c:pt idx="32">
                  <c:v>0.9937229637569468</c:v>
                </c:pt>
              </c:numCache>
            </c:numRef>
          </c:val>
          <c:smooth val="0"/>
          <c:extLst>
            <c:ext xmlns:c16="http://schemas.microsoft.com/office/drawing/2014/chart" uri="{C3380CC4-5D6E-409C-BE32-E72D297353CC}">
              <c16:uniqueId val="{00000003-52FF-42D2-A28E-C01AC6CB3DF0}"/>
            </c:ext>
          </c:extLst>
        </c:ser>
        <c:ser>
          <c:idx val="4"/>
          <c:order val="4"/>
          <c:tx>
            <c:strRef>
              <c:f>Sheet5!$F$1</c:f>
              <c:strCache>
                <c:ptCount val="1"/>
                <c:pt idx="0">
                  <c:v>H5</c:v>
                </c:pt>
              </c:strCache>
            </c:strRef>
          </c:tx>
          <c:spPr>
            <a:ln w="34925" cap="rnd" cmpd="sng">
              <a:solidFill>
                <a:srgbClr val="002060"/>
              </a:solidFill>
              <a:prstDash val="sysDash"/>
              <a:round/>
            </a:ln>
            <a:effectLst/>
          </c:spPr>
          <c:marker>
            <c:symbol val="none"/>
          </c:marker>
          <c:val>
            <c:numRef>
              <c:f>Sheet5!$F$2:$F$34</c:f>
              <c:numCache>
                <c:formatCode>General</c:formatCode>
                <c:ptCount val="33"/>
                <c:pt idx="0">
                  <c:v>1</c:v>
                </c:pt>
                <c:pt idx="1">
                  <c:v>0.99941055575348348</c:v>
                </c:pt>
                <c:pt idx="2">
                  <c:v>0.99714731015993363</c:v>
                </c:pt>
                <c:pt idx="3">
                  <c:v>0.9967146198310638</c:v>
                </c:pt>
                <c:pt idx="4">
                  <c:v>0.99642217288840929</c:v>
                </c:pt>
                <c:pt idx="5">
                  <c:v>0.99520145392024029</c:v>
                </c:pt>
                <c:pt idx="6">
                  <c:v>0.99440418879604597</c:v>
                </c:pt>
                <c:pt idx="7">
                  <c:v>0.99471044946427745</c:v>
                </c:pt>
                <c:pt idx="8">
                  <c:v>0.9954627436853557</c:v>
                </c:pt>
                <c:pt idx="9">
                  <c:v>0.99644334374174537</c:v>
                </c:pt>
                <c:pt idx="10">
                  <c:v>0.99672082142519924</c:v>
                </c:pt>
                <c:pt idx="11">
                  <c:v>0.99730406783168746</c:v>
                </c:pt>
                <c:pt idx="12">
                  <c:v>0.9967490496315482</c:v>
                </c:pt>
                <c:pt idx="13">
                  <c:v>0.99654020516271713</c:v>
                </c:pt>
                <c:pt idx="14">
                  <c:v>0.99672747832663533</c:v>
                </c:pt>
                <c:pt idx="15">
                  <c:v>0.99712655615734069</c:v>
                </c:pt>
                <c:pt idx="16">
                  <c:v>0.99794727168419106</c:v>
                </c:pt>
                <c:pt idx="17">
                  <c:v>0.99862597648870144</c:v>
                </c:pt>
                <c:pt idx="18">
                  <c:v>0.99918720811263095</c:v>
                </c:pt>
                <c:pt idx="19">
                  <c:v>0.99767571921781362</c:v>
                </c:pt>
                <c:pt idx="20">
                  <c:v>0.99737811104102125</c:v>
                </c:pt>
                <c:pt idx="21">
                  <c:v>0.99710888164737943</c:v>
                </c:pt>
                <c:pt idx="22">
                  <c:v>0.99565629308569437</c:v>
                </c:pt>
                <c:pt idx="23">
                  <c:v>0.99288361829079053</c:v>
                </c:pt>
                <c:pt idx="24">
                  <c:v>0.99150293936571454</c:v>
                </c:pt>
                <c:pt idx="25">
                  <c:v>0.99496032882757635</c:v>
                </c:pt>
                <c:pt idx="26">
                  <c:v>0.99467793921120751</c:v>
                </c:pt>
                <c:pt idx="27">
                  <c:v>0.99340898278121581</c:v>
                </c:pt>
                <c:pt idx="28">
                  <c:v>0.99262108616179434</c:v>
                </c:pt>
                <c:pt idx="29">
                  <c:v>0.9925219542532594</c:v>
                </c:pt>
                <c:pt idx="30">
                  <c:v>0.99272246294130273</c:v>
                </c:pt>
                <c:pt idx="31">
                  <c:v>0.99294775971069682</c:v>
                </c:pt>
                <c:pt idx="32">
                  <c:v>0.99347861954251881</c:v>
                </c:pt>
              </c:numCache>
            </c:numRef>
          </c:val>
          <c:smooth val="0"/>
          <c:extLst>
            <c:ext xmlns:c16="http://schemas.microsoft.com/office/drawing/2014/chart" uri="{C3380CC4-5D6E-409C-BE32-E72D297353CC}">
              <c16:uniqueId val="{00000004-52FF-42D2-A28E-C01AC6CB3DF0}"/>
            </c:ext>
          </c:extLst>
        </c:ser>
        <c:ser>
          <c:idx val="5"/>
          <c:order val="5"/>
          <c:tx>
            <c:strRef>
              <c:f>Sheet5!$G$1</c:f>
              <c:strCache>
                <c:ptCount val="1"/>
                <c:pt idx="0">
                  <c:v>H6</c:v>
                </c:pt>
              </c:strCache>
            </c:strRef>
          </c:tx>
          <c:marker>
            <c:symbol val="circle"/>
            <c:size val="5"/>
          </c:marker>
          <c:val>
            <c:numRef>
              <c:f>Sheet5!$G$2:$G$34</c:f>
              <c:numCache>
                <c:formatCode>General</c:formatCode>
                <c:ptCount val="33"/>
                <c:pt idx="0">
                  <c:v>1</c:v>
                </c:pt>
                <c:pt idx="1">
                  <c:v>0.9994315035675152</c:v>
                </c:pt>
                <c:pt idx="2">
                  <c:v>0.99726082834163454</c:v>
                </c:pt>
                <c:pt idx="3">
                  <c:v>0.99687508217807841</c:v>
                </c:pt>
                <c:pt idx="4">
                  <c:v>0.99662878068480376</c:v>
                </c:pt>
                <c:pt idx="5">
                  <c:v>0.99551767190620766</c:v>
                </c:pt>
                <c:pt idx="6">
                  <c:v>0.99474436294758084</c:v>
                </c:pt>
                <c:pt idx="7">
                  <c:v>0.99508346406307202</c:v>
                </c:pt>
                <c:pt idx="8">
                  <c:v>0.99587779778552965</c:v>
                </c:pt>
                <c:pt idx="9">
                  <c:v>0.99689723714385758</c:v>
                </c:pt>
                <c:pt idx="10">
                  <c:v>0.99718039783232504</c:v>
                </c:pt>
                <c:pt idx="11">
                  <c:v>0.99777349553951289</c:v>
                </c:pt>
                <c:pt idx="12">
                  <c:v>0.99725990910204321</c:v>
                </c:pt>
                <c:pt idx="13">
                  <c:v>0.99706641091872583</c:v>
                </c:pt>
                <c:pt idx="14">
                  <c:v>0.99726306144049925</c:v>
                </c:pt>
                <c:pt idx="15">
                  <c:v>0.99767109836132262</c:v>
                </c:pt>
                <c:pt idx="16">
                  <c:v>0.99850494524701061</c:v>
                </c:pt>
                <c:pt idx="17">
                  <c:v>0.99918734354312388</c:v>
                </c:pt>
                <c:pt idx="18">
                  <c:v>0.99921203007360815</c:v>
                </c:pt>
                <c:pt idx="19">
                  <c:v>0.99772676932209581</c:v>
                </c:pt>
                <c:pt idx="20">
                  <c:v>0.99743432583852154</c:v>
                </c:pt>
                <c:pt idx="21">
                  <c:v>0.99716976914491173</c:v>
                </c:pt>
                <c:pt idx="22">
                  <c:v>0.99579588844153066</c:v>
                </c:pt>
                <c:pt idx="23">
                  <c:v>0.99307172224437101</c:v>
                </c:pt>
                <c:pt idx="24">
                  <c:v>0.99171521357975867</c:v>
                </c:pt>
                <c:pt idx="25">
                  <c:v>0.99528739556810686</c:v>
                </c:pt>
                <c:pt idx="26">
                  <c:v>0.99501922301483214</c:v>
                </c:pt>
                <c:pt idx="27">
                  <c:v>0.99380707411270652</c:v>
                </c:pt>
                <c:pt idx="28">
                  <c:v>0.99305923632967152</c:v>
                </c:pt>
                <c:pt idx="29">
                  <c:v>0.99297835132454271</c:v>
                </c:pt>
                <c:pt idx="30">
                  <c:v>0.9932069492014719</c:v>
                </c:pt>
                <c:pt idx="31">
                  <c:v>0.99343833713098406</c:v>
                </c:pt>
                <c:pt idx="32">
                  <c:v>0.99397085512887484</c:v>
                </c:pt>
              </c:numCache>
            </c:numRef>
          </c:val>
          <c:smooth val="0"/>
          <c:extLst>
            <c:ext xmlns:c16="http://schemas.microsoft.com/office/drawing/2014/chart" uri="{C3380CC4-5D6E-409C-BE32-E72D297353CC}">
              <c16:uniqueId val="{00000005-52FF-42D2-A28E-C01AC6CB3DF0}"/>
            </c:ext>
          </c:extLst>
        </c:ser>
        <c:ser>
          <c:idx val="6"/>
          <c:order val="6"/>
          <c:tx>
            <c:strRef>
              <c:f>Sheet5!$H$1</c:f>
              <c:strCache>
                <c:ptCount val="1"/>
                <c:pt idx="0">
                  <c:v>H7</c:v>
                </c:pt>
              </c:strCache>
            </c:strRef>
          </c:tx>
          <c:marker>
            <c:symbol val="plus"/>
            <c:size val="5"/>
          </c:marker>
          <c:val>
            <c:numRef>
              <c:f>Sheet5!$H$2:$H$34</c:f>
              <c:numCache>
                <c:formatCode>General</c:formatCode>
                <c:ptCount val="33"/>
                <c:pt idx="0">
                  <c:v>1</c:v>
                </c:pt>
                <c:pt idx="1">
                  <c:v>0.99939012515729653</c:v>
                </c:pt>
                <c:pt idx="2">
                  <c:v>0.99703658782756388</c:v>
                </c:pt>
                <c:pt idx="3">
                  <c:v>0.99655810219251117</c:v>
                </c:pt>
                <c:pt idx="4">
                  <c:v>0.99622063766329449</c:v>
                </c:pt>
                <c:pt idx="5">
                  <c:v>0.99489298354665434</c:v>
                </c:pt>
                <c:pt idx="6">
                  <c:v>0.99407234595242455</c:v>
                </c:pt>
                <c:pt idx="7">
                  <c:v>0.99434656694043977</c:v>
                </c:pt>
                <c:pt idx="8">
                  <c:v>0.99505784375955897</c:v>
                </c:pt>
                <c:pt idx="9">
                  <c:v>0.99600054831791252</c:v>
                </c:pt>
                <c:pt idx="10">
                  <c:v>0.99627248111963596</c:v>
                </c:pt>
                <c:pt idx="11">
                  <c:v>0.99684611558407532</c:v>
                </c:pt>
                <c:pt idx="12">
                  <c:v>0.99625067009351964</c:v>
                </c:pt>
                <c:pt idx="13">
                  <c:v>0.99602685122000245</c:v>
                </c:pt>
                <c:pt idx="14">
                  <c:v>0.99620497430735266</c:v>
                </c:pt>
                <c:pt idx="15">
                  <c:v>0.99659531025229353</c:v>
                </c:pt>
                <c:pt idx="16">
                  <c:v>0.99740321276376931</c:v>
                </c:pt>
                <c:pt idx="17">
                  <c:v>0.99807831384246448</c:v>
                </c:pt>
                <c:pt idx="18">
                  <c:v>0.99916300098001143</c:v>
                </c:pt>
                <c:pt idx="19">
                  <c:v>0.99762594442393515</c:v>
                </c:pt>
                <c:pt idx="20">
                  <c:v>0.99732330159712057</c:v>
                </c:pt>
                <c:pt idx="21">
                  <c:v>0.99704951714181222</c:v>
                </c:pt>
                <c:pt idx="22">
                  <c:v>0.99552014311766523</c:v>
                </c:pt>
                <c:pt idx="23">
                  <c:v>0.99270016744355349</c:v>
                </c:pt>
                <c:pt idx="24">
                  <c:v>0.99129591950532525</c:v>
                </c:pt>
                <c:pt idx="25">
                  <c:v>0.9946412746034774</c:v>
                </c:pt>
                <c:pt idx="26">
                  <c:v>0.99434501485296178</c:v>
                </c:pt>
                <c:pt idx="27">
                  <c:v>0.99302063550779884</c:v>
                </c:pt>
                <c:pt idx="28">
                  <c:v>0.9921936562932514</c:v>
                </c:pt>
                <c:pt idx="29">
                  <c:v>0.9920767221050304</c:v>
                </c:pt>
                <c:pt idx="30">
                  <c:v>0.99224982551767305</c:v>
                </c:pt>
                <c:pt idx="31">
                  <c:v>0.99246917949550995</c:v>
                </c:pt>
                <c:pt idx="32">
                  <c:v>0.99299842174378017</c:v>
                </c:pt>
              </c:numCache>
            </c:numRef>
          </c:val>
          <c:smooth val="0"/>
          <c:extLst>
            <c:ext xmlns:c16="http://schemas.microsoft.com/office/drawing/2014/chart" uri="{C3380CC4-5D6E-409C-BE32-E72D297353CC}">
              <c16:uniqueId val="{00000006-52FF-42D2-A28E-C01AC6CB3DF0}"/>
            </c:ext>
          </c:extLst>
        </c:ser>
        <c:ser>
          <c:idx val="7"/>
          <c:order val="7"/>
          <c:tx>
            <c:strRef>
              <c:f>Sheet5!$I$1</c:f>
              <c:strCache>
                <c:ptCount val="1"/>
                <c:pt idx="0">
                  <c:v>H8</c:v>
                </c:pt>
              </c:strCache>
            </c:strRef>
          </c:tx>
          <c:marker>
            <c:symbol val="dot"/>
            <c:size val="5"/>
          </c:marker>
          <c:val>
            <c:numRef>
              <c:f>Sheet5!$I$2:$I$34</c:f>
              <c:numCache>
                <c:formatCode>General</c:formatCode>
                <c:ptCount val="33"/>
                <c:pt idx="0">
                  <c:v>1</c:v>
                </c:pt>
                <c:pt idx="1">
                  <c:v>0.99944561835185042</c:v>
                </c:pt>
                <c:pt idx="2">
                  <c:v>0.99733731359360567</c:v>
                </c:pt>
                <c:pt idx="3">
                  <c:v>0.99698319275785408</c:v>
                </c:pt>
                <c:pt idx="4">
                  <c:v>0.99676797766626668</c:v>
                </c:pt>
                <c:pt idx="5">
                  <c:v>0.9957307066921679</c:v>
                </c:pt>
                <c:pt idx="6">
                  <c:v>0.99497353500608499</c:v>
                </c:pt>
                <c:pt idx="7">
                  <c:v>0.99533475834791407</c:v>
                </c:pt>
                <c:pt idx="8">
                  <c:v>0.99615740929503427</c:v>
                </c:pt>
                <c:pt idx="9">
                  <c:v>0.99720300998218681</c:v>
                </c:pt>
                <c:pt idx="10">
                  <c:v>0.99748999863671817</c:v>
                </c:pt>
                <c:pt idx="11">
                  <c:v>0.99808973195320927</c:v>
                </c:pt>
                <c:pt idx="12">
                  <c:v>0.99760405171076738</c:v>
                </c:pt>
                <c:pt idx="13">
                  <c:v>0.99742088985354571</c:v>
                </c:pt>
                <c:pt idx="14">
                  <c:v>0.99762385641948093</c:v>
                </c:pt>
                <c:pt idx="15">
                  <c:v>0.99803792769907007</c:v>
                </c:pt>
                <c:pt idx="16">
                  <c:v>0.99888061915035398</c:v>
                </c:pt>
                <c:pt idx="17">
                  <c:v>0.99956550531166077</c:v>
                </c:pt>
                <c:pt idx="18">
                  <c:v>0.99922875642887665</c:v>
                </c:pt>
                <c:pt idx="19">
                  <c:v>0.99776117592371516</c:v>
                </c:pt>
                <c:pt idx="20">
                  <c:v>0.99747221392243812</c:v>
                </c:pt>
                <c:pt idx="21">
                  <c:v>0.99721080705223419</c:v>
                </c:pt>
                <c:pt idx="22">
                  <c:v>0.99588994799123254</c:v>
                </c:pt>
                <c:pt idx="23">
                  <c:v>0.99319847307243714</c:v>
                </c:pt>
                <c:pt idx="24">
                  <c:v>0.99185825310700837</c:v>
                </c:pt>
                <c:pt idx="25">
                  <c:v>0.99550773859033737</c:v>
                </c:pt>
                <c:pt idx="26">
                  <c:v>0.99524914319606328</c:v>
                </c:pt>
                <c:pt idx="27">
                  <c:v>0.99407526107619437</c:v>
                </c:pt>
                <c:pt idx="28">
                  <c:v>0.99335440771029648</c:v>
                </c:pt>
                <c:pt idx="29">
                  <c:v>0.99328581414374795</c:v>
                </c:pt>
                <c:pt idx="30">
                  <c:v>0.99353333308352154</c:v>
                </c:pt>
                <c:pt idx="31">
                  <c:v>0.99376882409455658</c:v>
                </c:pt>
                <c:pt idx="32">
                  <c:v>0.99430245916651161</c:v>
                </c:pt>
              </c:numCache>
            </c:numRef>
          </c:val>
          <c:smooth val="0"/>
          <c:extLst>
            <c:ext xmlns:c16="http://schemas.microsoft.com/office/drawing/2014/chart" uri="{C3380CC4-5D6E-409C-BE32-E72D297353CC}">
              <c16:uniqueId val="{00000007-52FF-42D2-A28E-C01AC6CB3DF0}"/>
            </c:ext>
          </c:extLst>
        </c:ser>
        <c:ser>
          <c:idx val="8"/>
          <c:order val="8"/>
          <c:tx>
            <c:strRef>
              <c:f>Sheet5!$J$1</c:f>
              <c:strCache>
                <c:ptCount val="1"/>
                <c:pt idx="0">
                  <c:v>H9</c:v>
                </c:pt>
              </c:strCache>
            </c:strRef>
          </c:tx>
          <c:marker>
            <c:symbol val="dash"/>
            <c:size val="5"/>
          </c:marker>
          <c:val>
            <c:numRef>
              <c:f>Sheet5!$J$2:$J$34</c:f>
              <c:numCache>
                <c:formatCode>General</c:formatCode>
                <c:ptCount val="33"/>
                <c:pt idx="0">
                  <c:v>1</c:v>
                </c:pt>
                <c:pt idx="1">
                  <c:v>0.99925487676323477</c:v>
                </c:pt>
                <c:pt idx="2">
                  <c:v>0.99630344284345407</c:v>
                </c:pt>
                <c:pt idx="3">
                  <c:v>0.99552154133964388</c:v>
                </c:pt>
                <c:pt idx="4">
                  <c:v>0.99488577747220108</c:v>
                </c:pt>
                <c:pt idx="5">
                  <c:v>0.9928494406937407</c:v>
                </c:pt>
                <c:pt idx="6">
                  <c:v>0.99187388463088333</c:v>
                </c:pt>
                <c:pt idx="7">
                  <c:v>0.991935753871656</c:v>
                </c:pt>
                <c:pt idx="8">
                  <c:v>0.99237510210138558</c:v>
                </c:pt>
                <c:pt idx="9">
                  <c:v>0.99306656272967853</c:v>
                </c:pt>
                <c:pt idx="10">
                  <c:v>0.99330173406116173</c:v>
                </c:pt>
                <c:pt idx="11">
                  <c:v>0.9938116414042254</c:v>
                </c:pt>
                <c:pt idx="12">
                  <c:v>0.99294810799872779</c:v>
                </c:pt>
                <c:pt idx="13">
                  <c:v>0.9926249840697422</c:v>
                </c:pt>
                <c:pt idx="14">
                  <c:v>0.9927424281046946</c:v>
                </c:pt>
                <c:pt idx="15">
                  <c:v>0.99307479344926874</c:v>
                </c:pt>
                <c:pt idx="16">
                  <c:v>0.99379772788794174</c:v>
                </c:pt>
                <c:pt idx="17">
                  <c:v>0.99444893689251268</c:v>
                </c:pt>
                <c:pt idx="18">
                  <c:v>0.99900280111946915</c:v>
                </c:pt>
                <c:pt idx="19">
                  <c:v>0.99729681119662983</c:v>
                </c:pt>
                <c:pt idx="20">
                  <c:v>0.99696090252098646</c:v>
                </c:pt>
                <c:pt idx="21">
                  <c:v>0.99665702062252415</c:v>
                </c:pt>
                <c:pt idx="22">
                  <c:v>0.99461881202225311</c:v>
                </c:pt>
                <c:pt idx="23">
                  <c:v>0.99148596028613567</c:v>
                </c:pt>
                <c:pt idx="24">
                  <c:v>0.98992579997340047</c:v>
                </c:pt>
                <c:pt idx="25">
                  <c:v>0.99252759376284783</c:v>
                </c:pt>
                <c:pt idx="26">
                  <c:v>0.99213941262906469</c:v>
                </c:pt>
                <c:pt idx="27">
                  <c:v>0.99044768902010205</c:v>
                </c:pt>
                <c:pt idx="28">
                  <c:v>0.98936166594088537</c:v>
                </c:pt>
                <c:pt idx="29">
                  <c:v>0.98912673480394819</c:v>
                </c:pt>
                <c:pt idx="30">
                  <c:v>0.98911817726732265</c:v>
                </c:pt>
                <c:pt idx="31">
                  <c:v>0.98929813988850046</c:v>
                </c:pt>
                <c:pt idx="32">
                  <c:v>0.98981666493627163</c:v>
                </c:pt>
              </c:numCache>
            </c:numRef>
          </c:val>
          <c:smooth val="0"/>
          <c:extLst>
            <c:ext xmlns:c16="http://schemas.microsoft.com/office/drawing/2014/chart" uri="{C3380CC4-5D6E-409C-BE32-E72D297353CC}">
              <c16:uniqueId val="{00000008-52FF-42D2-A28E-C01AC6CB3DF0}"/>
            </c:ext>
          </c:extLst>
        </c:ser>
        <c:ser>
          <c:idx val="9"/>
          <c:order val="9"/>
          <c:tx>
            <c:strRef>
              <c:f>Sheet5!$K$1</c:f>
              <c:strCache>
                <c:ptCount val="1"/>
                <c:pt idx="0">
                  <c:v>H10</c:v>
                </c:pt>
              </c:strCache>
            </c:strRef>
          </c:tx>
          <c:marker>
            <c:symbol val="diamond"/>
            <c:size val="5"/>
          </c:marker>
          <c:val>
            <c:numRef>
              <c:f>Sheet5!$K$2:$K$34</c:f>
              <c:numCache>
                <c:formatCode>General</c:formatCode>
                <c:ptCount val="33"/>
                <c:pt idx="0">
                  <c:v>1</c:v>
                </c:pt>
                <c:pt idx="1">
                  <c:v>0.99915352805583824</c:v>
                </c:pt>
                <c:pt idx="2">
                  <c:v>0.9957538591606252</c:v>
                </c:pt>
                <c:pt idx="3">
                  <c:v>0.99474429929257335</c:v>
                </c:pt>
                <c:pt idx="4">
                  <c:v>0.9938846746151615</c:v>
                </c:pt>
                <c:pt idx="5">
                  <c:v>0.99131638746773665</c:v>
                </c:pt>
                <c:pt idx="6">
                  <c:v>0.9902245191123169</c:v>
                </c:pt>
                <c:pt idx="7">
                  <c:v>0.99012697263836769</c:v>
                </c:pt>
                <c:pt idx="8">
                  <c:v>0.99036209427727284</c:v>
                </c:pt>
                <c:pt idx="9">
                  <c:v>0.99086484898553817</c:v>
                </c:pt>
                <c:pt idx="10">
                  <c:v>0.99107240998781332</c:v>
                </c:pt>
                <c:pt idx="11">
                  <c:v>0.99153445186571076</c:v>
                </c:pt>
                <c:pt idx="12">
                  <c:v>0.99046949409923479</c:v>
                </c:pt>
                <c:pt idx="13">
                  <c:v>0.99007175355937915</c:v>
                </c:pt>
                <c:pt idx="14">
                  <c:v>0.99014360532548551</c:v>
                </c:pt>
                <c:pt idx="15">
                  <c:v>0.99043241518732006</c:v>
                </c:pt>
                <c:pt idx="16">
                  <c:v>0.9910915095297268</c:v>
                </c:pt>
                <c:pt idx="17">
                  <c:v>0.99172477387847913</c:v>
                </c:pt>
                <c:pt idx="18">
                  <c:v>0.99888281075456109</c:v>
                </c:pt>
                <c:pt idx="19">
                  <c:v>0.99705059816736796</c:v>
                </c:pt>
                <c:pt idx="20">
                  <c:v>0.99668983368035124</c:v>
                </c:pt>
                <c:pt idx="21">
                  <c:v>0.99636346288885935</c:v>
                </c:pt>
                <c:pt idx="22">
                  <c:v>0.99394336102688574</c:v>
                </c:pt>
                <c:pt idx="23">
                  <c:v>0.99057634317750232</c:v>
                </c:pt>
                <c:pt idx="24">
                  <c:v>0.98889947846852888</c:v>
                </c:pt>
                <c:pt idx="25">
                  <c:v>0.99094189770116148</c:v>
                </c:pt>
                <c:pt idx="26">
                  <c:v>0.99048471758503676</c:v>
                </c:pt>
                <c:pt idx="27">
                  <c:v>0.98851720762775652</c:v>
                </c:pt>
                <c:pt idx="28">
                  <c:v>0.98723670136712394</c:v>
                </c:pt>
                <c:pt idx="29">
                  <c:v>0.98691317964808778</c:v>
                </c:pt>
                <c:pt idx="30">
                  <c:v>0.98676821791819103</c:v>
                </c:pt>
                <c:pt idx="31">
                  <c:v>0.98691860442255308</c:v>
                </c:pt>
                <c:pt idx="32">
                  <c:v>0.98742908824901732</c:v>
                </c:pt>
              </c:numCache>
            </c:numRef>
          </c:val>
          <c:smooth val="0"/>
          <c:extLst>
            <c:ext xmlns:c16="http://schemas.microsoft.com/office/drawing/2014/chart" uri="{C3380CC4-5D6E-409C-BE32-E72D297353CC}">
              <c16:uniqueId val="{00000009-52FF-42D2-A28E-C01AC6CB3DF0}"/>
            </c:ext>
          </c:extLst>
        </c:ser>
        <c:ser>
          <c:idx val="10"/>
          <c:order val="10"/>
          <c:tx>
            <c:strRef>
              <c:f>Sheet5!$L$1</c:f>
              <c:strCache>
                <c:ptCount val="1"/>
                <c:pt idx="0">
                  <c:v>H11</c:v>
                </c:pt>
              </c:strCache>
            </c:strRef>
          </c:tx>
          <c:marker>
            <c:symbol val="square"/>
            <c:size val="5"/>
          </c:marker>
          <c:val>
            <c:numRef>
              <c:f>Sheet5!$L$2:$L$34</c:f>
              <c:numCache>
                <c:formatCode>General</c:formatCode>
                <c:ptCount val="33"/>
                <c:pt idx="0">
                  <c:v>1</c:v>
                </c:pt>
                <c:pt idx="1">
                  <c:v>0.99906051574128174</c:v>
                </c:pt>
                <c:pt idx="2">
                  <c:v>0.99524933001745086</c:v>
                </c:pt>
                <c:pt idx="3">
                  <c:v>0.99403061521961333</c:v>
                </c:pt>
                <c:pt idx="4">
                  <c:v>0.99296529305443004</c:v>
                </c:pt>
                <c:pt idx="5">
                  <c:v>0.98990812917705551</c:v>
                </c:pt>
                <c:pt idx="6">
                  <c:v>0.98870934558873713</c:v>
                </c:pt>
                <c:pt idx="7">
                  <c:v>0.98846527597560874</c:v>
                </c:pt>
                <c:pt idx="8">
                  <c:v>0.9885126223670605</c:v>
                </c:pt>
                <c:pt idx="9">
                  <c:v>0.98884186145025332</c:v>
                </c:pt>
                <c:pt idx="10">
                  <c:v>0.98902403521855775</c:v>
                </c:pt>
                <c:pt idx="11">
                  <c:v>0.98944206398228374</c:v>
                </c:pt>
                <c:pt idx="12">
                  <c:v>0.98819184472912747</c:v>
                </c:pt>
                <c:pt idx="13">
                  <c:v>0.98772547117092591</c:v>
                </c:pt>
                <c:pt idx="14">
                  <c:v>0.98775538769717286</c:v>
                </c:pt>
                <c:pt idx="15">
                  <c:v>0.98800413705644463</c:v>
                </c:pt>
                <c:pt idx="16">
                  <c:v>0.98860451364700896</c:v>
                </c:pt>
                <c:pt idx="17">
                  <c:v>0.98922127809597038</c:v>
                </c:pt>
                <c:pt idx="18">
                  <c:v>0.9987727323946789</c:v>
                </c:pt>
                <c:pt idx="19">
                  <c:v>0.99682495831656681</c:v>
                </c:pt>
                <c:pt idx="20">
                  <c:v>0.99644143710079425</c:v>
                </c:pt>
                <c:pt idx="21">
                  <c:v>0.99609447625637004</c:v>
                </c:pt>
                <c:pt idx="22">
                  <c:v>0.99332344230740766</c:v>
                </c:pt>
                <c:pt idx="23">
                  <c:v>0.98974173959285927</c:v>
                </c:pt>
                <c:pt idx="24">
                  <c:v>0.98795786846894185</c:v>
                </c:pt>
                <c:pt idx="25">
                  <c:v>0.98948526231470857</c:v>
                </c:pt>
                <c:pt idx="26">
                  <c:v>0.98896466947048378</c:v>
                </c:pt>
                <c:pt idx="27">
                  <c:v>0.98674366576557793</c:v>
                </c:pt>
                <c:pt idx="28">
                  <c:v>0.98528439379185639</c:v>
                </c:pt>
                <c:pt idx="29">
                  <c:v>0.98487943982593795</c:v>
                </c:pt>
                <c:pt idx="30">
                  <c:v>0.98460908387215873</c:v>
                </c:pt>
                <c:pt idx="31">
                  <c:v>0.98473228286226988</c:v>
                </c:pt>
                <c:pt idx="32">
                  <c:v>0.9852353791110291</c:v>
                </c:pt>
              </c:numCache>
            </c:numRef>
          </c:val>
          <c:smooth val="0"/>
          <c:extLst>
            <c:ext xmlns:c16="http://schemas.microsoft.com/office/drawing/2014/chart" uri="{C3380CC4-5D6E-409C-BE32-E72D297353CC}">
              <c16:uniqueId val="{0000000A-52FF-42D2-A28E-C01AC6CB3DF0}"/>
            </c:ext>
          </c:extLst>
        </c:ser>
        <c:ser>
          <c:idx val="11"/>
          <c:order val="11"/>
          <c:tx>
            <c:strRef>
              <c:f>Sheet5!$M$1</c:f>
              <c:strCache>
                <c:ptCount val="1"/>
                <c:pt idx="0">
                  <c:v>H12</c:v>
                </c:pt>
              </c:strCache>
            </c:strRef>
          </c:tx>
          <c:marker>
            <c:symbol val="triangle"/>
            <c:size val="5"/>
          </c:marker>
          <c:val>
            <c:numRef>
              <c:f>Sheet5!$M$2:$M$34</c:f>
              <c:numCache>
                <c:formatCode>General</c:formatCode>
                <c:ptCount val="33"/>
                <c:pt idx="0">
                  <c:v>1</c:v>
                </c:pt>
                <c:pt idx="1">
                  <c:v>0.99901179783352467</c:v>
                </c:pt>
                <c:pt idx="2">
                  <c:v>0.99498501025002473</c:v>
                </c:pt>
                <c:pt idx="3">
                  <c:v>0.99365665901798672</c:v>
                </c:pt>
                <c:pt idx="4">
                  <c:v>0.99248350069853519</c:v>
                </c:pt>
                <c:pt idx="5">
                  <c:v>0.98917001154780271</c:v>
                </c:pt>
                <c:pt idx="6">
                  <c:v>0.98791516258843748</c:v>
                </c:pt>
                <c:pt idx="7">
                  <c:v>0.98759426261242378</c:v>
                </c:pt>
                <c:pt idx="8">
                  <c:v>0.98754312270350453</c:v>
                </c:pt>
                <c:pt idx="9">
                  <c:v>0.98778135036103953</c:v>
                </c:pt>
                <c:pt idx="10">
                  <c:v>0.98795020836988445</c:v>
                </c:pt>
                <c:pt idx="11">
                  <c:v>0.98834515136013523</c:v>
                </c:pt>
                <c:pt idx="12">
                  <c:v>0.98699774008055818</c:v>
                </c:pt>
                <c:pt idx="13">
                  <c:v>0.98649535872540062</c:v>
                </c:pt>
                <c:pt idx="14">
                  <c:v>0.98650327460000242</c:v>
                </c:pt>
                <c:pt idx="15">
                  <c:v>0.98673100736757591</c:v>
                </c:pt>
                <c:pt idx="16">
                  <c:v>0.9873005792533438</c:v>
                </c:pt>
                <c:pt idx="17">
                  <c:v>0.98790868936659704</c:v>
                </c:pt>
                <c:pt idx="18">
                  <c:v>0.99871509184174256</c:v>
                </c:pt>
                <c:pt idx="19">
                  <c:v>0.99670689593936745</c:v>
                </c:pt>
                <c:pt idx="20">
                  <c:v>0.99631147614805726</c:v>
                </c:pt>
                <c:pt idx="21">
                  <c:v>0.99595374946013837</c:v>
                </c:pt>
                <c:pt idx="22">
                  <c:v>0.99299873187677568</c:v>
                </c:pt>
                <c:pt idx="23">
                  <c:v>0.98930466650580995</c:v>
                </c:pt>
                <c:pt idx="24">
                  <c:v>0.98746478566039209</c:v>
                </c:pt>
                <c:pt idx="25">
                  <c:v>0.98872178105351471</c:v>
                </c:pt>
                <c:pt idx="26">
                  <c:v>0.98816793967913719</c:v>
                </c:pt>
                <c:pt idx="27">
                  <c:v>0.98581401062784968</c:v>
                </c:pt>
                <c:pt idx="28">
                  <c:v>0.98426099747036577</c:v>
                </c:pt>
                <c:pt idx="29">
                  <c:v>0.98381334157022859</c:v>
                </c:pt>
                <c:pt idx="30">
                  <c:v>0.98347722608181021</c:v>
                </c:pt>
                <c:pt idx="31">
                  <c:v>0.98358616784815445</c:v>
                </c:pt>
                <c:pt idx="32">
                  <c:v>0.98408539165175624</c:v>
                </c:pt>
              </c:numCache>
            </c:numRef>
          </c:val>
          <c:smooth val="0"/>
          <c:extLst>
            <c:ext xmlns:c16="http://schemas.microsoft.com/office/drawing/2014/chart" uri="{C3380CC4-5D6E-409C-BE32-E72D297353CC}">
              <c16:uniqueId val="{0000000B-52FF-42D2-A28E-C01AC6CB3DF0}"/>
            </c:ext>
          </c:extLst>
        </c:ser>
        <c:ser>
          <c:idx val="12"/>
          <c:order val="12"/>
          <c:tx>
            <c:strRef>
              <c:f>Sheet5!$N$1</c:f>
              <c:strCache>
                <c:ptCount val="1"/>
                <c:pt idx="0">
                  <c:v>H13</c:v>
                </c:pt>
              </c:strCache>
            </c:strRef>
          </c:tx>
          <c:marker>
            <c:symbol val="x"/>
            <c:size val="5"/>
          </c:marker>
          <c:val>
            <c:numRef>
              <c:f>Sheet5!$N$2:$N$34</c:f>
              <c:numCache>
                <c:formatCode>General</c:formatCode>
                <c:ptCount val="33"/>
                <c:pt idx="0">
                  <c:v>1</c:v>
                </c:pt>
                <c:pt idx="1">
                  <c:v>0.99894531269860998</c:v>
                </c:pt>
                <c:pt idx="2">
                  <c:v>0.99462422999087763</c:v>
                </c:pt>
                <c:pt idx="3">
                  <c:v>0.99314616386260512</c:v>
                </c:pt>
                <c:pt idx="4">
                  <c:v>0.99182573570333832</c:v>
                </c:pt>
                <c:pt idx="5">
                  <c:v>0.98816215098458327</c:v>
                </c:pt>
                <c:pt idx="6">
                  <c:v>0.98683071858596061</c:v>
                </c:pt>
                <c:pt idx="7">
                  <c:v>0.98640487646659991</c:v>
                </c:pt>
                <c:pt idx="8">
                  <c:v>0.98621918810471698</c:v>
                </c:pt>
                <c:pt idx="9">
                  <c:v>0.98633307498653122</c:v>
                </c:pt>
                <c:pt idx="10">
                  <c:v>0.98648374156546959</c:v>
                </c:pt>
                <c:pt idx="11">
                  <c:v>0.98684714365310411</c:v>
                </c:pt>
                <c:pt idx="12">
                  <c:v>0.98536692629334088</c:v>
                </c:pt>
                <c:pt idx="13">
                  <c:v>0.98481534172638496</c:v>
                </c:pt>
                <c:pt idx="14">
                  <c:v>0.98479319664400533</c:v>
                </c:pt>
                <c:pt idx="15">
                  <c:v>0.98499221189607544</c:v>
                </c:pt>
                <c:pt idx="16">
                  <c:v>0.98551969488241953</c:v>
                </c:pt>
                <c:pt idx="17">
                  <c:v>0.98611598717292837</c:v>
                </c:pt>
                <c:pt idx="18">
                  <c:v>0.99863644793173723</c:v>
                </c:pt>
                <c:pt idx="19">
                  <c:v>0.9965459129056814</c:v>
                </c:pt>
                <c:pt idx="20">
                  <c:v>0.99613427833714951</c:v>
                </c:pt>
                <c:pt idx="21">
                  <c:v>0.99576188035224789</c:v>
                </c:pt>
                <c:pt idx="22">
                  <c:v>0.99255558972193991</c:v>
                </c:pt>
                <c:pt idx="23">
                  <c:v>0.98870827711602671</c:v>
                </c:pt>
                <c:pt idx="24">
                  <c:v>0.98679200197237105</c:v>
                </c:pt>
                <c:pt idx="25">
                  <c:v>0.9876792790925395</c:v>
                </c:pt>
                <c:pt idx="26">
                  <c:v>0.98708002512497461</c:v>
                </c:pt>
                <c:pt idx="27">
                  <c:v>0.98454452447221397</c:v>
                </c:pt>
                <c:pt idx="28">
                  <c:v>0.9828634626162861</c:v>
                </c:pt>
                <c:pt idx="29">
                  <c:v>0.98235747613174229</c:v>
                </c:pt>
                <c:pt idx="30">
                  <c:v>0.98193152840927966</c:v>
                </c:pt>
                <c:pt idx="31">
                  <c:v>0.98202099436682821</c:v>
                </c:pt>
                <c:pt idx="32">
                  <c:v>0.98251493011616908</c:v>
                </c:pt>
              </c:numCache>
            </c:numRef>
          </c:val>
          <c:smooth val="0"/>
          <c:extLst>
            <c:ext xmlns:c16="http://schemas.microsoft.com/office/drawing/2014/chart" uri="{C3380CC4-5D6E-409C-BE32-E72D297353CC}">
              <c16:uniqueId val="{0000000C-52FF-42D2-A28E-C01AC6CB3DF0}"/>
            </c:ext>
          </c:extLst>
        </c:ser>
        <c:ser>
          <c:idx val="13"/>
          <c:order val="13"/>
          <c:tx>
            <c:strRef>
              <c:f>Sheet5!$O$1</c:f>
              <c:strCache>
                <c:ptCount val="1"/>
                <c:pt idx="0">
                  <c:v>H14</c:v>
                </c:pt>
              </c:strCache>
            </c:strRef>
          </c:tx>
          <c:marker>
            <c:symbol val="star"/>
            <c:size val="5"/>
          </c:marker>
          <c:val>
            <c:numRef>
              <c:f>Sheet5!$O$2:$O$34</c:f>
              <c:numCache>
                <c:formatCode>General</c:formatCode>
                <c:ptCount val="33"/>
                <c:pt idx="0">
                  <c:v>1</c:v>
                </c:pt>
                <c:pt idx="1">
                  <c:v>0.99900433222202079</c:v>
                </c:pt>
                <c:pt idx="2">
                  <c:v>0.9949445019320835</c:v>
                </c:pt>
                <c:pt idx="3">
                  <c:v>0.99359934462603317</c:v>
                </c:pt>
                <c:pt idx="4">
                  <c:v>0.99240965546088555</c:v>
                </c:pt>
                <c:pt idx="5">
                  <c:v>0.98905687064567671</c:v>
                </c:pt>
                <c:pt idx="6">
                  <c:v>0.98779342614884347</c:v>
                </c:pt>
                <c:pt idx="7">
                  <c:v>0.98746074740332035</c:v>
                </c:pt>
                <c:pt idx="8">
                  <c:v>0.98739450714595034</c:v>
                </c:pt>
                <c:pt idx="9">
                  <c:v>0.98761878028134731</c:v>
                </c:pt>
                <c:pt idx="10">
                  <c:v>0.9877855966354413</c:v>
                </c:pt>
                <c:pt idx="11">
                  <c:v>0.98817699993360664</c:v>
                </c:pt>
                <c:pt idx="12">
                  <c:v>0.98681468527361982</c:v>
                </c:pt>
                <c:pt idx="13">
                  <c:v>0.98630678240853997</c:v>
                </c:pt>
                <c:pt idx="14">
                  <c:v>0.98631132467947635</c:v>
                </c:pt>
                <c:pt idx="15">
                  <c:v>0.98653583477122575</c:v>
                </c:pt>
                <c:pt idx="16">
                  <c:v>0.98710068306818222</c:v>
                </c:pt>
                <c:pt idx="17">
                  <c:v>0.98770746624267736</c:v>
                </c:pt>
                <c:pt idx="18">
                  <c:v>0.99870625989530859</c:v>
                </c:pt>
                <c:pt idx="19">
                  <c:v>0.99668881136093213</c:v>
                </c:pt>
                <c:pt idx="20">
                  <c:v>0.99629156948648789</c:v>
                </c:pt>
                <c:pt idx="21">
                  <c:v>0.99593219416764855</c:v>
                </c:pt>
                <c:pt idx="22">
                  <c:v>0.99294897212556421</c:v>
                </c:pt>
                <c:pt idx="23">
                  <c:v>0.98923769329748279</c:v>
                </c:pt>
                <c:pt idx="24">
                  <c:v>0.98738923175393145</c:v>
                </c:pt>
                <c:pt idx="25">
                  <c:v>0.98860475188052976</c:v>
                </c:pt>
                <c:pt idx="26">
                  <c:v>0.98804581335856101</c:v>
                </c:pt>
                <c:pt idx="27">
                  <c:v>0.98567150542902426</c:v>
                </c:pt>
                <c:pt idx="28">
                  <c:v>0.98410412067011976</c:v>
                </c:pt>
                <c:pt idx="29">
                  <c:v>0.98364991804285284</c:v>
                </c:pt>
                <c:pt idx="30">
                  <c:v>0.98330372053810666</c:v>
                </c:pt>
                <c:pt idx="31">
                  <c:v>0.983410476469469</c:v>
                </c:pt>
                <c:pt idx="32">
                  <c:v>0.98390910667136389</c:v>
                </c:pt>
              </c:numCache>
            </c:numRef>
          </c:val>
          <c:smooth val="0"/>
          <c:extLst>
            <c:ext xmlns:c16="http://schemas.microsoft.com/office/drawing/2014/chart" uri="{C3380CC4-5D6E-409C-BE32-E72D297353CC}">
              <c16:uniqueId val="{0000000D-52FF-42D2-A28E-C01AC6CB3DF0}"/>
            </c:ext>
          </c:extLst>
        </c:ser>
        <c:ser>
          <c:idx val="14"/>
          <c:order val="14"/>
          <c:tx>
            <c:strRef>
              <c:f>Sheet5!$P$1</c:f>
              <c:strCache>
                <c:ptCount val="1"/>
                <c:pt idx="0">
                  <c:v>H15</c:v>
                </c:pt>
              </c:strCache>
            </c:strRef>
          </c:tx>
          <c:marker>
            <c:symbol val="circle"/>
            <c:size val="5"/>
          </c:marker>
          <c:val>
            <c:numRef>
              <c:f>Sheet5!$P$2:$P$34</c:f>
              <c:numCache>
                <c:formatCode>General</c:formatCode>
                <c:ptCount val="33"/>
                <c:pt idx="0">
                  <c:v>1</c:v>
                </c:pt>
                <c:pt idx="1">
                  <c:v>0.99903260802481053</c:v>
                </c:pt>
                <c:pt idx="2">
                  <c:v>0.99509792114794282</c:v>
                </c:pt>
                <c:pt idx="3">
                  <c:v>0.99381640908402025</c:v>
                </c:pt>
                <c:pt idx="4">
                  <c:v>0.99268932182939751</c:v>
                </c:pt>
                <c:pt idx="5">
                  <c:v>0.98948534587901293</c:v>
                </c:pt>
                <c:pt idx="6">
                  <c:v>0.9882544511494098</c:v>
                </c:pt>
                <c:pt idx="7">
                  <c:v>0.98796637693303568</c:v>
                </c:pt>
                <c:pt idx="8">
                  <c:v>0.98795731740036064</c:v>
                </c:pt>
                <c:pt idx="9">
                  <c:v>0.98823443198547822</c:v>
                </c:pt>
                <c:pt idx="10">
                  <c:v>0.98840897947097961</c:v>
                </c:pt>
                <c:pt idx="11">
                  <c:v>0.98881378646289475</c:v>
                </c:pt>
                <c:pt idx="12">
                  <c:v>0.98750790459409532</c:v>
                </c:pt>
                <c:pt idx="13">
                  <c:v>0.98702090922143271</c:v>
                </c:pt>
                <c:pt idx="14">
                  <c:v>0.9870382258533541</c:v>
                </c:pt>
                <c:pt idx="15">
                  <c:v>0.98727493885192996</c:v>
                </c:pt>
                <c:pt idx="16">
                  <c:v>0.98785767336605312</c:v>
                </c:pt>
                <c:pt idx="17">
                  <c:v>0.98846948125446021</c:v>
                </c:pt>
                <c:pt idx="18">
                  <c:v>0.99873971203831469</c:v>
                </c:pt>
                <c:pt idx="19">
                  <c:v>0.99675731673072798</c:v>
                </c:pt>
                <c:pt idx="20">
                  <c:v>0.99636697773510419</c:v>
                </c:pt>
                <c:pt idx="21">
                  <c:v>0.99601384816776917</c:v>
                </c:pt>
                <c:pt idx="22">
                  <c:v>0.99313743501093699</c:v>
                </c:pt>
                <c:pt idx="23">
                  <c:v>0.98949135896209583</c:v>
                </c:pt>
                <c:pt idx="24">
                  <c:v>0.98767539984424157</c:v>
                </c:pt>
                <c:pt idx="25">
                  <c:v>0.98904795172029647</c:v>
                </c:pt>
                <c:pt idx="26">
                  <c:v>0.98850831557572338</c:v>
                </c:pt>
                <c:pt idx="27">
                  <c:v>0.98621117921019308</c:v>
                </c:pt>
                <c:pt idx="28">
                  <c:v>0.98469821731050922</c:v>
                </c:pt>
                <c:pt idx="29">
                  <c:v>0.98426880600619171</c:v>
                </c:pt>
                <c:pt idx="30">
                  <c:v>0.98396078696274836</c:v>
                </c:pt>
                <c:pt idx="31">
                  <c:v>0.9840758202326243</c:v>
                </c:pt>
                <c:pt idx="32">
                  <c:v>0.98457669842969731</c:v>
                </c:pt>
              </c:numCache>
            </c:numRef>
          </c:val>
          <c:smooth val="0"/>
          <c:extLst>
            <c:ext xmlns:c16="http://schemas.microsoft.com/office/drawing/2014/chart" uri="{C3380CC4-5D6E-409C-BE32-E72D297353CC}">
              <c16:uniqueId val="{0000000E-52FF-42D2-A28E-C01AC6CB3DF0}"/>
            </c:ext>
          </c:extLst>
        </c:ser>
        <c:ser>
          <c:idx val="15"/>
          <c:order val="15"/>
          <c:tx>
            <c:strRef>
              <c:f>Sheet5!$Q$1</c:f>
              <c:strCache>
                <c:ptCount val="1"/>
                <c:pt idx="0">
                  <c:v>H16</c:v>
                </c:pt>
              </c:strCache>
            </c:strRef>
          </c:tx>
          <c:marker>
            <c:symbol val="plus"/>
            <c:size val="5"/>
          </c:marker>
          <c:val>
            <c:numRef>
              <c:f>Sheet5!$Q$2:$Q$34</c:f>
              <c:numCache>
                <c:formatCode>General</c:formatCode>
                <c:ptCount val="33"/>
                <c:pt idx="0">
                  <c:v>1</c:v>
                </c:pt>
                <c:pt idx="1">
                  <c:v>0.99900759564341091</c:v>
                </c:pt>
                <c:pt idx="2">
                  <c:v>0.99496220933254353</c:v>
                </c:pt>
                <c:pt idx="3">
                  <c:v>0.99362439858801432</c:v>
                </c:pt>
                <c:pt idx="4">
                  <c:v>0.9924419356958829</c:v>
                </c:pt>
                <c:pt idx="5">
                  <c:v>0.98910632860454561</c:v>
                </c:pt>
                <c:pt idx="6">
                  <c:v>0.98784664158099622</c:v>
                </c:pt>
                <c:pt idx="7">
                  <c:v>0.98751911182420427</c:v>
                </c:pt>
                <c:pt idx="8">
                  <c:v>0.98745947260571698</c:v>
                </c:pt>
                <c:pt idx="9">
                  <c:v>0.9876898458962976</c:v>
                </c:pt>
                <c:pt idx="10">
                  <c:v>0.98785755474996373</c:v>
                </c:pt>
                <c:pt idx="11">
                  <c:v>0.98825050540878301</c:v>
                </c:pt>
                <c:pt idx="12">
                  <c:v>0.98689470573245386</c:v>
                </c:pt>
                <c:pt idx="13">
                  <c:v>0.98638921658764023</c:v>
                </c:pt>
                <c:pt idx="14">
                  <c:v>0.98639523362394654</c:v>
                </c:pt>
                <c:pt idx="15">
                  <c:v>0.98662115250218918</c:v>
                </c:pt>
                <c:pt idx="16">
                  <c:v>0.98718806570709416</c:v>
                </c:pt>
                <c:pt idx="17">
                  <c:v>0.9877954289465759</c:v>
                </c:pt>
                <c:pt idx="18">
                  <c:v>0.99871012054652353</c:v>
                </c:pt>
                <c:pt idx="19">
                  <c:v>0.99669671637578761</c:v>
                </c:pt>
                <c:pt idx="20">
                  <c:v>0.99630027094164375</c:v>
                </c:pt>
                <c:pt idx="21">
                  <c:v>0.99594161624667177</c:v>
                </c:pt>
                <c:pt idx="22">
                  <c:v>0.99297072348259019</c:v>
                </c:pt>
                <c:pt idx="23">
                  <c:v>0.9892669689540865</c:v>
                </c:pt>
                <c:pt idx="24">
                  <c:v>0.98742225819044493</c:v>
                </c:pt>
                <c:pt idx="25">
                  <c:v>0.98865590955742633</c:v>
                </c:pt>
                <c:pt idx="26">
                  <c:v>0.98809919920536704</c:v>
                </c:pt>
                <c:pt idx="27">
                  <c:v>0.98573379973712461</c:v>
                </c:pt>
                <c:pt idx="28">
                  <c:v>0.98417269740963165</c:v>
                </c:pt>
                <c:pt idx="29">
                  <c:v>0.98372135663309979</c:v>
                </c:pt>
                <c:pt idx="30">
                  <c:v>0.98337956641230717</c:v>
                </c:pt>
                <c:pt idx="31">
                  <c:v>0.98348727786533607</c:v>
                </c:pt>
                <c:pt idx="32">
                  <c:v>0.98398616755259938</c:v>
                </c:pt>
              </c:numCache>
            </c:numRef>
          </c:val>
          <c:smooth val="0"/>
          <c:extLst>
            <c:ext xmlns:c16="http://schemas.microsoft.com/office/drawing/2014/chart" uri="{C3380CC4-5D6E-409C-BE32-E72D297353CC}">
              <c16:uniqueId val="{0000000F-52FF-42D2-A28E-C01AC6CB3DF0}"/>
            </c:ext>
          </c:extLst>
        </c:ser>
        <c:ser>
          <c:idx val="16"/>
          <c:order val="16"/>
          <c:tx>
            <c:strRef>
              <c:f>Sheet5!$R$1</c:f>
              <c:strCache>
                <c:ptCount val="1"/>
                <c:pt idx="0">
                  <c:v>H17</c:v>
                </c:pt>
              </c:strCache>
            </c:strRef>
          </c:tx>
          <c:marker>
            <c:symbol val="dot"/>
            <c:size val="5"/>
          </c:marker>
          <c:val>
            <c:numRef>
              <c:f>Sheet5!$R$2:$R$34</c:f>
              <c:numCache>
                <c:formatCode>General</c:formatCode>
                <c:ptCount val="33"/>
                <c:pt idx="0">
                  <c:v>1</c:v>
                </c:pt>
                <c:pt idx="1">
                  <c:v>0.9989364577862655</c:v>
                </c:pt>
                <c:pt idx="2">
                  <c:v>0.99457617331740433</c:v>
                </c:pt>
                <c:pt idx="3">
                  <c:v>0.99307815878356531</c:v>
                </c:pt>
                <c:pt idx="4">
                  <c:v>0.99173810681541974</c:v>
                </c:pt>
                <c:pt idx="5">
                  <c:v>0.98802786830454992</c:v>
                </c:pt>
                <c:pt idx="6">
                  <c:v>0.98668622941905204</c:v>
                </c:pt>
                <c:pt idx="7">
                  <c:v>0.98624640186118362</c:v>
                </c:pt>
                <c:pt idx="8">
                  <c:v>0.98604277981879607</c:v>
                </c:pt>
                <c:pt idx="9">
                  <c:v>0.98614009311249828</c:v>
                </c:pt>
                <c:pt idx="10">
                  <c:v>0.98628833487765266</c:v>
                </c:pt>
                <c:pt idx="11">
                  <c:v>0.9866475328827462</c:v>
                </c:pt>
                <c:pt idx="12">
                  <c:v>0.98514961154548319</c:v>
                </c:pt>
                <c:pt idx="13">
                  <c:v>0.98459146761807892</c:v>
                </c:pt>
                <c:pt idx="14">
                  <c:v>0.98456531485698529</c:v>
                </c:pt>
                <c:pt idx="15">
                  <c:v>0.98476050183293806</c:v>
                </c:pt>
                <c:pt idx="16">
                  <c:v>0.98528237352402481</c:v>
                </c:pt>
                <c:pt idx="17">
                  <c:v>0.98587708978560284</c:v>
                </c:pt>
                <c:pt idx="18">
                  <c:v>0.99862597522168262</c:v>
                </c:pt>
                <c:pt idx="19">
                  <c:v>0.9965244842157861</c:v>
                </c:pt>
                <c:pt idx="20">
                  <c:v>0.99611069210987457</c:v>
                </c:pt>
                <c:pt idx="21">
                  <c:v>0.99573634194996563</c:v>
                </c:pt>
                <c:pt idx="22">
                  <c:v>0.99249656834766364</c:v>
                </c:pt>
                <c:pt idx="23">
                  <c:v>0.98862885376086906</c:v>
                </c:pt>
                <c:pt idx="24">
                  <c:v>0.98670240774417006</c:v>
                </c:pt>
                <c:pt idx="25">
                  <c:v>0.98754038027403568</c:v>
                </c:pt>
                <c:pt idx="26">
                  <c:v>0.98693507467067187</c:v>
                </c:pt>
                <c:pt idx="27">
                  <c:v>0.98437537663575558</c:v>
                </c:pt>
                <c:pt idx="28">
                  <c:v>0.98267725007794715</c:v>
                </c:pt>
                <c:pt idx="29">
                  <c:v>0.98216348998783043</c:v>
                </c:pt>
                <c:pt idx="30">
                  <c:v>0.9817255700529004</c:v>
                </c:pt>
                <c:pt idx="31">
                  <c:v>0.98181244046058158</c:v>
                </c:pt>
                <c:pt idx="32">
                  <c:v>0.98230567162551441</c:v>
                </c:pt>
              </c:numCache>
            </c:numRef>
          </c:val>
          <c:smooth val="0"/>
          <c:extLst>
            <c:ext xmlns:c16="http://schemas.microsoft.com/office/drawing/2014/chart" uri="{C3380CC4-5D6E-409C-BE32-E72D297353CC}">
              <c16:uniqueId val="{00000010-52FF-42D2-A28E-C01AC6CB3DF0}"/>
            </c:ext>
          </c:extLst>
        </c:ser>
        <c:ser>
          <c:idx val="17"/>
          <c:order val="17"/>
          <c:tx>
            <c:strRef>
              <c:f>Sheet5!$S$1</c:f>
              <c:strCache>
                <c:ptCount val="1"/>
                <c:pt idx="0">
                  <c:v>H18</c:v>
                </c:pt>
              </c:strCache>
            </c:strRef>
          </c:tx>
          <c:marker>
            <c:symbol val="dash"/>
            <c:size val="5"/>
          </c:marker>
          <c:val>
            <c:numRef>
              <c:f>Sheet5!$S$2:$S$34</c:f>
              <c:numCache>
                <c:formatCode>General</c:formatCode>
                <c:ptCount val="33"/>
                <c:pt idx="0">
                  <c:v>1</c:v>
                </c:pt>
                <c:pt idx="1">
                  <c:v>0.99866635770592682</c:v>
                </c:pt>
                <c:pt idx="2">
                  <c:v>0.99310966990033611</c:v>
                </c:pt>
                <c:pt idx="3">
                  <c:v>0.99100222524967896</c:v>
                </c:pt>
                <c:pt idx="4">
                  <c:v>0.98906252620443436</c:v>
                </c:pt>
                <c:pt idx="5">
                  <c:v>0.98392631087278337</c:v>
                </c:pt>
                <c:pt idx="6">
                  <c:v>0.98227261851106762</c:v>
                </c:pt>
                <c:pt idx="7">
                  <c:v>0.98140525533881839</c:v>
                </c:pt>
                <c:pt idx="8">
                  <c:v>0.98065311895529284</c:v>
                </c:pt>
                <c:pt idx="9">
                  <c:v>0.98024347065470863</c:v>
                </c:pt>
                <c:pt idx="10">
                  <c:v>0.98031754326606679</c:v>
                </c:pt>
                <c:pt idx="11">
                  <c:v>0.98054814150842895</c:v>
                </c:pt>
                <c:pt idx="12">
                  <c:v>0.97850846076053721</c:v>
                </c:pt>
                <c:pt idx="13">
                  <c:v>0.97774957712421284</c:v>
                </c:pt>
                <c:pt idx="14">
                  <c:v>0.97760077916196331</c:v>
                </c:pt>
                <c:pt idx="15">
                  <c:v>0.97767881668856915</c:v>
                </c:pt>
                <c:pt idx="16">
                  <c:v>0.9780289752794501</c:v>
                </c:pt>
                <c:pt idx="17">
                  <c:v>0.97857548437716757</c:v>
                </c:pt>
                <c:pt idx="18">
                  <c:v>0.99830670610138905</c:v>
                </c:pt>
                <c:pt idx="19">
                  <c:v>0.99587220468244353</c:v>
                </c:pt>
                <c:pt idx="20">
                  <c:v>0.99539283224189679</c:v>
                </c:pt>
                <c:pt idx="21">
                  <c:v>0.99495914246446948</c:v>
                </c:pt>
                <c:pt idx="22">
                  <c:v>0.99069614648309912</c:v>
                </c:pt>
                <c:pt idx="23">
                  <c:v>0.98620706201107644</c:v>
                </c:pt>
                <c:pt idx="24">
                  <c:v>0.98397080175426843</c:v>
                </c:pt>
                <c:pt idx="25">
                  <c:v>0.98329774360691091</c:v>
                </c:pt>
                <c:pt idx="26">
                  <c:v>0.9825074660982992</c:v>
                </c:pt>
                <c:pt idx="27">
                  <c:v>0.9792080086668199</c:v>
                </c:pt>
                <c:pt idx="28">
                  <c:v>0.97698816838480085</c:v>
                </c:pt>
                <c:pt idx="29">
                  <c:v>0.97623674287002249</c:v>
                </c:pt>
                <c:pt idx="30">
                  <c:v>0.97543274095187404</c:v>
                </c:pt>
                <c:pt idx="31">
                  <c:v>0.97544025132830747</c:v>
                </c:pt>
                <c:pt idx="32">
                  <c:v>0.97591195766136773</c:v>
                </c:pt>
              </c:numCache>
            </c:numRef>
          </c:val>
          <c:smooth val="0"/>
          <c:extLst>
            <c:ext xmlns:c16="http://schemas.microsoft.com/office/drawing/2014/chart" uri="{C3380CC4-5D6E-409C-BE32-E72D297353CC}">
              <c16:uniqueId val="{00000011-52FF-42D2-A28E-C01AC6CB3DF0}"/>
            </c:ext>
          </c:extLst>
        </c:ser>
        <c:ser>
          <c:idx val="18"/>
          <c:order val="18"/>
          <c:tx>
            <c:strRef>
              <c:f>Sheet5!$T$1</c:f>
              <c:strCache>
                <c:ptCount val="1"/>
                <c:pt idx="0">
                  <c:v>H19</c:v>
                </c:pt>
              </c:strCache>
            </c:strRef>
          </c:tx>
          <c:marker>
            <c:symbol val="diamond"/>
            <c:size val="5"/>
          </c:marker>
          <c:val>
            <c:numRef>
              <c:f>Sheet5!$T$2:$T$34</c:f>
              <c:numCache>
                <c:formatCode>General</c:formatCode>
                <c:ptCount val="33"/>
                <c:pt idx="0">
                  <c:v>1</c:v>
                </c:pt>
                <c:pt idx="1">
                  <c:v>0.99864038782607656</c:v>
                </c:pt>
                <c:pt idx="2">
                  <c:v>0.99307776454669061</c:v>
                </c:pt>
                <c:pt idx="3">
                  <c:v>0.99099080578717158</c:v>
                </c:pt>
                <c:pt idx="4">
                  <c:v>0.98901924277889752</c:v>
                </c:pt>
                <c:pt idx="5">
                  <c:v>0.98393027065093508</c:v>
                </c:pt>
                <c:pt idx="6">
                  <c:v>0.98237496862052642</c:v>
                </c:pt>
                <c:pt idx="7">
                  <c:v>0.98175737541579822</c:v>
                </c:pt>
                <c:pt idx="8">
                  <c:v>0.98119521811863619</c:v>
                </c:pt>
                <c:pt idx="9">
                  <c:v>0.98110744848913023</c:v>
                </c:pt>
                <c:pt idx="10">
                  <c:v>0.98124477639726004</c:v>
                </c:pt>
                <c:pt idx="11">
                  <c:v>0.98159335300204564</c:v>
                </c:pt>
                <c:pt idx="12">
                  <c:v>0.98016489787981831</c:v>
                </c:pt>
                <c:pt idx="13">
                  <c:v>0.97967662245028253</c:v>
                </c:pt>
                <c:pt idx="14">
                  <c:v>0.97966124892752782</c:v>
                </c:pt>
                <c:pt idx="15">
                  <c:v>0.97987504531273184</c:v>
                </c:pt>
                <c:pt idx="16">
                  <c:v>0.98039711610219338</c:v>
                </c:pt>
                <c:pt idx="17">
                  <c:v>0.98098740620289315</c:v>
                </c:pt>
                <c:pt idx="18">
                  <c:v>0.99822235996890984</c:v>
                </c:pt>
                <c:pt idx="19">
                  <c:v>0.9952839143351867</c:v>
                </c:pt>
                <c:pt idx="20">
                  <c:v>0.99459044815079611</c:v>
                </c:pt>
                <c:pt idx="21">
                  <c:v>0.9939554093419658</c:v>
                </c:pt>
                <c:pt idx="22">
                  <c:v>0.99058688419985708</c:v>
                </c:pt>
                <c:pt idx="23">
                  <c:v>0.98598206646595765</c:v>
                </c:pt>
                <c:pt idx="24">
                  <c:v>0.98382726741484428</c:v>
                </c:pt>
                <c:pt idx="25">
                  <c:v>0.98327429733856131</c:v>
                </c:pt>
                <c:pt idx="26">
                  <c:v>0.98248377529647113</c:v>
                </c:pt>
                <c:pt idx="27">
                  <c:v>0.97917418712078674</c:v>
                </c:pt>
                <c:pt idx="28">
                  <c:v>0.97688643584384427</c:v>
                </c:pt>
                <c:pt idx="29">
                  <c:v>0.97621118189569012</c:v>
                </c:pt>
                <c:pt idx="30">
                  <c:v>0.97559189231552401</c:v>
                </c:pt>
                <c:pt idx="31">
                  <c:v>0.97562562750094561</c:v>
                </c:pt>
                <c:pt idx="32">
                  <c:v>0.97613999437547261</c:v>
                </c:pt>
              </c:numCache>
            </c:numRef>
          </c:val>
          <c:smooth val="0"/>
          <c:extLst>
            <c:ext xmlns:c16="http://schemas.microsoft.com/office/drawing/2014/chart" uri="{C3380CC4-5D6E-409C-BE32-E72D297353CC}">
              <c16:uniqueId val="{00000012-52FF-42D2-A28E-C01AC6CB3DF0}"/>
            </c:ext>
          </c:extLst>
        </c:ser>
        <c:ser>
          <c:idx val="19"/>
          <c:order val="19"/>
          <c:tx>
            <c:strRef>
              <c:f>Sheet5!$U$1</c:f>
              <c:strCache>
                <c:ptCount val="1"/>
                <c:pt idx="0">
                  <c:v>H20</c:v>
                </c:pt>
              </c:strCache>
            </c:strRef>
          </c:tx>
          <c:marker>
            <c:symbol val="square"/>
            <c:size val="5"/>
          </c:marker>
          <c:val>
            <c:numRef>
              <c:f>Sheet5!$U$2:$U$34</c:f>
              <c:numCache>
                <c:formatCode>General</c:formatCode>
                <c:ptCount val="33"/>
                <c:pt idx="0">
                  <c:v>1</c:v>
                </c:pt>
                <c:pt idx="1">
                  <c:v>0.99848898403329223</c:v>
                </c:pt>
                <c:pt idx="2">
                  <c:v>0.99226685974867412</c:v>
                </c:pt>
                <c:pt idx="3">
                  <c:v>0.98969556847563667</c:v>
                </c:pt>
                <c:pt idx="4">
                  <c:v>0.98739712358185117</c:v>
                </c:pt>
                <c:pt idx="5">
                  <c:v>0.98141188206334196</c:v>
                </c:pt>
                <c:pt idx="6">
                  <c:v>0.97960587439158642</c:v>
                </c:pt>
                <c:pt idx="7">
                  <c:v>0.97876561338515145</c:v>
                </c:pt>
                <c:pt idx="8">
                  <c:v>0.97822615615985209</c:v>
                </c:pt>
                <c:pt idx="9">
                  <c:v>0.97800137419537603</c:v>
                </c:pt>
                <c:pt idx="10">
                  <c:v>0.97809281164944861</c:v>
                </c:pt>
                <c:pt idx="11">
                  <c:v>0.97836304321549494</c:v>
                </c:pt>
                <c:pt idx="12">
                  <c:v>0.97663858806010018</c:v>
                </c:pt>
                <c:pt idx="13">
                  <c:v>0.97598921064229249</c:v>
                </c:pt>
                <c:pt idx="14">
                  <c:v>0.97582569901221938</c:v>
                </c:pt>
                <c:pt idx="15">
                  <c:v>0.97592367933906299</c:v>
                </c:pt>
                <c:pt idx="16">
                  <c:v>0.97639890207632674</c:v>
                </c:pt>
                <c:pt idx="17">
                  <c:v>0.97697318697225355</c:v>
                </c:pt>
                <c:pt idx="18">
                  <c:v>0.9980242422303639</c:v>
                </c:pt>
                <c:pt idx="19">
                  <c:v>0.99493656985707168</c:v>
                </c:pt>
                <c:pt idx="20">
                  <c:v>0.9943783853324738</c:v>
                </c:pt>
                <c:pt idx="21">
                  <c:v>0.99401046168430462</c:v>
                </c:pt>
                <c:pt idx="22">
                  <c:v>0.98988006394062455</c:v>
                </c:pt>
                <c:pt idx="23">
                  <c:v>0.98554414657913925</c:v>
                </c:pt>
                <c:pt idx="24">
                  <c:v>0.98348434372525029</c:v>
                </c:pt>
                <c:pt idx="25">
                  <c:v>0.98071113527991904</c:v>
                </c:pt>
                <c:pt idx="26">
                  <c:v>0.97980414011402361</c:v>
                </c:pt>
                <c:pt idx="27">
                  <c:v>0.97615902525324449</c:v>
                </c:pt>
                <c:pt idx="28">
                  <c:v>0.97372935629049218</c:v>
                </c:pt>
                <c:pt idx="29">
                  <c:v>0.97283931872994678</c:v>
                </c:pt>
                <c:pt idx="30">
                  <c:v>0.97167533429279429</c:v>
                </c:pt>
                <c:pt idx="31">
                  <c:v>0.97152135746560375</c:v>
                </c:pt>
                <c:pt idx="32">
                  <c:v>0.97199098200274348</c:v>
                </c:pt>
              </c:numCache>
            </c:numRef>
          </c:val>
          <c:smooth val="0"/>
          <c:extLst>
            <c:ext xmlns:c16="http://schemas.microsoft.com/office/drawing/2014/chart" uri="{C3380CC4-5D6E-409C-BE32-E72D297353CC}">
              <c16:uniqueId val="{00000013-52FF-42D2-A28E-C01AC6CB3DF0}"/>
            </c:ext>
          </c:extLst>
        </c:ser>
        <c:ser>
          <c:idx val="20"/>
          <c:order val="20"/>
          <c:tx>
            <c:strRef>
              <c:f>Sheet5!$V$1</c:f>
              <c:strCache>
                <c:ptCount val="1"/>
                <c:pt idx="0">
                  <c:v>H21</c:v>
                </c:pt>
              </c:strCache>
            </c:strRef>
          </c:tx>
          <c:marker>
            <c:symbol val="triangle"/>
            <c:size val="5"/>
          </c:marker>
          <c:val>
            <c:numRef>
              <c:f>Sheet5!$V$2:$V$34</c:f>
              <c:numCache>
                <c:formatCode>General</c:formatCode>
                <c:ptCount val="33"/>
                <c:pt idx="0">
                  <c:v>1</c:v>
                </c:pt>
                <c:pt idx="1">
                  <c:v>0.99858706226980742</c:v>
                </c:pt>
                <c:pt idx="2">
                  <c:v>0.9925634781773105</c:v>
                </c:pt>
                <c:pt idx="3">
                  <c:v>0.99018194166679685</c:v>
                </c:pt>
                <c:pt idx="4">
                  <c:v>0.98808550825136399</c:v>
                </c:pt>
                <c:pt idx="5">
                  <c:v>0.9825397057424694</c:v>
                </c:pt>
                <c:pt idx="6">
                  <c:v>0.98067040373150438</c:v>
                </c:pt>
                <c:pt idx="7">
                  <c:v>0.97959696854515621</c:v>
                </c:pt>
                <c:pt idx="8">
                  <c:v>0.97839083197422239</c:v>
                </c:pt>
                <c:pt idx="9">
                  <c:v>0.97753109266609561</c:v>
                </c:pt>
                <c:pt idx="10">
                  <c:v>0.97753243292491565</c:v>
                </c:pt>
                <c:pt idx="11">
                  <c:v>0.97763561616093797</c:v>
                </c:pt>
                <c:pt idx="12">
                  <c:v>0.97518129503510043</c:v>
                </c:pt>
                <c:pt idx="13">
                  <c:v>0.9742070697341173</c:v>
                </c:pt>
                <c:pt idx="14">
                  <c:v>0.97403197938312291</c:v>
                </c:pt>
                <c:pt idx="15">
                  <c:v>0.97412448937817442</c:v>
                </c:pt>
                <c:pt idx="16">
                  <c:v>0.9744220191998918</c:v>
                </c:pt>
                <c:pt idx="17">
                  <c:v>0.97493062117751683</c:v>
                </c:pt>
                <c:pt idx="18">
                  <c:v>0.99826659341764679</c:v>
                </c:pt>
                <c:pt idx="19">
                  <c:v>0.99609788440938885</c:v>
                </c:pt>
                <c:pt idx="20">
                  <c:v>0.99564079611386891</c:v>
                </c:pt>
                <c:pt idx="21">
                  <c:v>0.99522938654867632</c:v>
                </c:pt>
                <c:pt idx="22">
                  <c:v>0.9900196478208243</c:v>
                </c:pt>
                <c:pt idx="23">
                  <c:v>0.98535705029634202</c:v>
                </c:pt>
                <c:pt idx="24">
                  <c:v>0.98272421331083992</c:v>
                </c:pt>
                <c:pt idx="25">
                  <c:v>0.9819377691220752</c:v>
                </c:pt>
                <c:pt idx="26">
                  <c:v>0.98116895148755112</c:v>
                </c:pt>
                <c:pt idx="27">
                  <c:v>0.97798249333750653</c:v>
                </c:pt>
                <c:pt idx="28">
                  <c:v>0.9758496417619521</c:v>
                </c:pt>
                <c:pt idx="29">
                  <c:v>0.97513582408101562</c:v>
                </c:pt>
                <c:pt idx="30">
                  <c:v>0.97419343958213356</c:v>
                </c:pt>
                <c:pt idx="31">
                  <c:v>0.97419068543927456</c:v>
                </c:pt>
                <c:pt idx="32">
                  <c:v>0.97461302220220858</c:v>
                </c:pt>
              </c:numCache>
            </c:numRef>
          </c:val>
          <c:smooth val="0"/>
          <c:extLst>
            <c:ext xmlns:c16="http://schemas.microsoft.com/office/drawing/2014/chart" uri="{C3380CC4-5D6E-409C-BE32-E72D297353CC}">
              <c16:uniqueId val="{00000014-52FF-42D2-A28E-C01AC6CB3DF0}"/>
            </c:ext>
          </c:extLst>
        </c:ser>
        <c:ser>
          <c:idx val="21"/>
          <c:order val="21"/>
          <c:tx>
            <c:strRef>
              <c:f>Sheet5!$W$1</c:f>
              <c:strCache>
                <c:ptCount val="1"/>
                <c:pt idx="0">
                  <c:v>H22</c:v>
                </c:pt>
              </c:strCache>
            </c:strRef>
          </c:tx>
          <c:marker>
            <c:symbol val="x"/>
            <c:size val="5"/>
          </c:marker>
          <c:val>
            <c:numRef>
              <c:f>Sheet5!$W$2:$W$34</c:f>
              <c:numCache>
                <c:formatCode>General</c:formatCode>
                <c:ptCount val="33"/>
                <c:pt idx="0">
                  <c:v>1</c:v>
                </c:pt>
                <c:pt idx="1">
                  <c:v>0.99865288856459633</c:v>
                </c:pt>
                <c:pt idx="2">
                  <c:v>0.99305527492309897</c:v>
                </c:pt>
                <c:pt idx="3">
                  <c:v>0.99145008154836811</c:v>
                </c:pt>
                <c:pt idx="4">
                  <c:v>0.98998976827842866</c:v>
                </c:pt>
                <c:pt idx="5">
                  <c:v>0.98596709848620046</c:v>
                </c:pt>
                <c:pt idx="6">
                  <c:v>0.98458303964627314</c:v>
                </c:pt>
                <c:pt idx="7">
                  <c:v>0.98401734361879156</c:v>
                </c:pt>
                <c:pt idx="8">
                  <c:v>0.98339286974042495</c:v>
                </c:pt>
                <c:pt idx="9">
                  <c:v>0.98312367826827274</c:v>
                </c:pt>
                <c:pt idx="10">
                  <c:v>0.98323536717739035</c:v>
                </c:pt>
                <c:pt idx="11">
                  <c:v>0.98355075258304292</c:v>
                </c:pt>
                <c:pt idx="12">
                  <c:v>0.9819402964130326</c:v>
                </c:pt>
                <c:pt idx="13">
                  <c:v>0.9813544285744108</c:v>
                </c:pt>
                <c:pt idx="14">
                  <c:v>0.98135419756988718</c:v>
                </c:pt>
                <c:pt idx="15">
                  <c:v>0.98159166899788874</c:v>
                </c:pt>
                <c:pt idx="16">
                  <c:v>0.98210262417628402</c:v>
                </c:pt>
                <c:pt idx="17">
                  <c:v>0.98270849551295592</c:v>
                </c:pt>
                <c:pt idx="18">
                  <c:v>0.99832121589275868</c:v>
                </c:pt>
                <c:pt idx="19">
                  <c:v>0.99592781178406009</c:v>
                </c:pt>
                <c:pt idx="20">
                  <c:v>0.99552070929375402</c:v>
                </c:pt>
                <c:pt idx="21">
                  <c:v>0.99522943759488991</c:v>
                </c:pt>
                <c:pt idx="22">
                  <c:v>0.99001443523974486</c:v>
                </c:pt>
                <c:pt idx="23">
                  <c:v>0.98437550871342017</c:v>
                </c:pt>
                <c:pt idx="24">
                  <c:v>0.98163435892130257</c:v>
                </c:pt>
                <c:pt idx="25">
                  <c:v>0.98546535540361024</c:v>
                </c:pt>
                <c:pt idx="26">
                  <c:v>0.9848278354516532</c:v>
                </c:pt>
                <c:pt idx="27">
                  <c:v>0.98204992986701833</c:v>
                </c:pt>
                <c:pt idx="28">
                  <c:v>0.98013447491935612</c:v>
                </c:pt>
                <c:pt idx="29">
                  <c:v>0.97959825115188459</c:v>
                </c:pt>
                <c:pt idx="30">
                  <c:v>0.97925454966926773</c:v>
                </c:pt>
                <c:pt idx="31">
                  <c:v>0.97944338360659944</c:v>
                </c:pt>
                <c:pt idx="32">
                  <c:v>0.97996400600917688</c:v>
                </c:pt>
              </c:numCache>
            </c:numRef>
          </c:val>
          <c:smooth val="0"/>
          <c:extLst>
            <c:ext xmlns:c16="http://schemas.microsoft.com/office/drawing/2014/chart" uri="{C3380CC4-5D6E-409C-BE32-E72D297353CC}">
              <c16:uniqueId val="{00000015-52FF-42D2-A28E-C01AC6CB3DF0}"/>
            </c:ext>
          </c:extLst>
        </c:ser>
        <c:ser>
          <c:idx val="22"/>
          <c:order val="22"/>
          <c:tx>
            <c:strRef>
              <c:f>Sheet5!$X$1</c:f>
              <c:strCache>
                <c:ptCount val="1"/>
                <c:pt idx="0">
                  <c:v>H23</c:v>
                </c:pt>
              </c:strCache>
            </c:strRef>
          </c:tx>
          <c:marker>
            <c:symbol val="star"/>
            <c:size val="5"/>
          </c:marker>
          <c:val>
            <c:numRef>
              <c:f>Sheet5!$X$2:$X$34</c:f>
              <c:numCache>
                <c:formatCode>General</c:formatCode>
                <c:ptCount val="33"/>
                <c:pt idx="0">
                  <c:v>1</c:v>
                </c:pt>
                <c:pt idx="1">
                  <c:v>0.99896364957527095</c:v>
                </c:pt>
                <c:pt idx="2">
                  <c:v>0.99483002864161785</c:v>
                </c:pt>
                <c:pt idx="3">
                  <c:v>0.99318006948790816</c:v>
                </c:pt>
                <c:pt idx="4">
                  <c:v>0.99168712252852675</c:v>
                </c:pt>
                <c:pt idx="5">
                  <c:v>0.9875377007540902</c:v>
                </c:pt>
                <c:pt idx="6">
                  <c:v>0.98611568699645846</c:v>
                </c:pt>
                <c:pt idx="7">
                  <c:v>0.98583824369249839</c:v>
                </c:pt>
                <c:pt idx="8">
                  <c:v>0.98563036982440544</c:v>
                </c:pt>
                <c:pt idx="9">
                  <c:v>0.98576669824950713</c:v>
                </c:pt>
                <c:pt idx="10">
                  <c:v>0.9859385832171067</c:v>
                </c:pt>
                <c:pt idx="11">
                  <c:v>0.98633078131108332</c:v>
                </c:pt>
                <c:pt idx="12">
                  <c:v>0.98500964758100851</c:v>
                </c:pt>
                <c:pt idx="13">
                  <c:v>0.98459197812257393</c:v>
                </c:pt>
                <c:pt idx="14">
                  <c:v>0.98464905725123764</c:v>
                </c:pt>
                <c:pt idx="15">
                  <c:v>0.98497915098000544</c:v>
                </c:pt>
                <c:pt idx="16">
                  <c:v>0.98567757526377098</c:v>
                </c:pt>
                <c:pt idx="17">
                  <c:v>0.98635781139646472</c:v>
                </c:pt>
                <c:pt idx="18">
                  <c:v>0.99859346304703689</c:v>
                </c:pt>
                <c:pt idx="19">
                  <c:v>0.99626243301907547</c:v>
                </c:pt>
                <c:pt idx="20">
                  <c:v>0.99582288476499126</c:v>
                </c:pt>
                <c:pt idx="21">
                  <c:v>0.99539237580147855</c:v>
                </c:pt>
                <c:pt idx="22">
                  <c:v>0.99314975344807632</c:v>
                </c:pt>
                <c:pt idx="23">
                  <c:v>0.99001827262809727</c:v>
                </c:pt>
                <c:pt idx="24">
                  <c:v>0.98837372668888746</c:v>
                </c:pt>
                <c:pt idx="25">
                  <c:v>0.98701218834432713</c:v>
                </c:pt>
                <c:pt idx="26">
                  <c:v>0.98635103850503736</c:v>
                </c:pt>
                <c:pt idx="27">
                  <c:v>0.98368520636073131</c:v>
                </c:pt>
                <c:pt idx="28">
                  <c:v>0.98189281965082231</c:v>
                </c:pt>
                <c:pt idx="29">
                  <c:v>0.98144253391864877</c:v>
                </c:pt>
                <c:pt idx="30">
                  <c:v>0.98130755188915564</c:v>
                </c:pt>
                <c:pt idx="31">
                  <c:v>0.98148138789620265</c:v>
                </c:pt>
                <c:pt idx="32">
                  <c:v>0.98197587845648393</c:v>
                </c:pt>
              </c:numCache>
            </c:numRef>
          </c:val>
          <c:smooth val="0"/>
          <c:extLst>
            <c:ext xmlns:c16="http://schemas.microsoft.com/office/drawing/2014/chart" uri="{C3380CC4-5D6E-409C-BE32-E72D297353CC}">
              <c16:uniqueId val="{00000016-52FF-42D2-A28E-C01AC6CB3DF0}"/>
            </c:ext>
          </c:extLst>
        </c:ser>
        <c:ser>
          <c:idx val="23"/>
          <c:order val="23"/>
          <c:tx>
            <c:strRef>
              <c:f>Sheet5!$Y$1</c:f>
              <c:strCache>
                <c:ptCount val="1"/>
                <c:pt idx="0">
                  <c:v>H24</c:v>
                </c:pt>
              </c:strCache>
            </c:strRef>
          </c:tx>
          <c:marker>
            <c:symbol val="circle"/>
            <c:size val="5"/>
          </c:marker>
          <c:val>
            <c:numRef>
              <c:f>Sheet5!$Y$2:$Y$34</c:f>
              <c:numCache>
                <c:formatCode>General</c:formatCode>
                <c:ptCount val="33"/>
                <c:pt idx="0">
                  <c:v>1</c:v>
                </c:pt>
                <c:pt idx="1">
                  <c:v>0.9990711506823442</c:v>
                </c:pt>
                <c:pt idx="2">
                  <c:v>0.99558398201685383</c:v>
                </c:pt>
                <c:pt idx="3">
                  <c:v>0.99436999128519199</c:v>
                </c:pt>
                <c:pt idx="4">
                  <c:v>0.99330764477617706</c:v>
                </c:pt>
                <c:pt idx="5">
                  <c:v>0.9902483146865354</c:v>
                </c:pt>
                <c:pt idx="6">
                  <c:v>0.98903728572622851</c:v>
                </c:pt>
                <c:pt idx="7">
                  <c:v>0.98882311568150782</c:v>
                </c:pt>
                <c:pt idx="8">
                  <c:v>0.9890124296288797</c:v>
                </c:pt>
                <c:pt idx="9">
                  <c:v>0.98947396052307546</c:v>
                </c:pt>
                <c:pt idx="10">
                  <c:v>0.98966632736998994</c:v>
                </c:pt>
                <c:pt idx="11">
                  <c:v>0.99011672033924625</c:v>
                </c:pt>
                <c:pt idx="12">
                  <c:v>0.98918128545415507</c:v>
                </c:pt>
                <c:pt idx="13">
                  <c:v>0.98880546870232133</c:v>
                </c:pt>
                <c:pt idx="14">
                  <c:v>0.98882592189958596</c:v>
                </c:pt>
                <c:pt idx="15">
                  <c:v>0.98905663055301662</c:v>
                </c:pt>
                <c:pt idx="16">
                  <c:v>0.98961379281053052</c:v>
                </c:pt>
                <c:pt idx="17">
                  <c:v>0.99015446616047698</c:v>
                </c:pt>
                <c:pt idx="18">
                  <c:v>0.99870440089536461</c:v>
                </c:pt>
                <c:pt idx="19">
                  <c:v>0.9962111663934623</c:v>
                </c:pt>
                <c:pt idx="20">
                  <c:v>0.99575238721804682</c:v>
                </c:pt>
                <c:pt idx="21">
                  <c:v>0.99532791191265746</c:v>
                </c:pt>
                <c:pt idx="22">
                  <c:v>0.99391553421755385</c:v>
                </c:pt>
                <c:pt idx="23">
                  <c:v>0.99074507207149354</c:v>
                </c:pt>
                <c:pt idx="24">
                  <c:v>0.98921507825206834</c:v>
                </c:pt>
                <c:pt idx="25">
                  <c:v>0.9898183331991377</c:v>
                </c:pt>
                <c:pt idx="26">
                  <c:v>0.98929140844828367</c:v>
                </c:pt>
                <c:pt idx="27">
                  <c:v>0.98704035065321005</c:v>
                </c:pt>
                <c:pt idx="28">
                  <c:v>0.98563690835362261</c:v>
                </c:pt>
                <c:pt idx="29">
                  <c:v>0.98524011001244416</c:v>
                </c:pt>
                <c:pt idx="30">
                  <c:v>0.98471323087353857</c:v>
                </c:pt>
                <c:pt idx="31">
                  <c:v>0.98483003057661289</c:v>
                </c:pt>
                <c:pt idx="32">
                  <c:v>0.98527349262813957</c:v>
                </c:pt>
              </c:numCache>
            </c:numRef>
          </c:val>
          <c:smooth val="0"/>
          <c:extLst>
            <c:ext xmlns:c16="http://schemas.microsoft.com/office/drawing/2014/chart" uri="{C3380CC4-5D6E-409C-BE32-E72D297353CC}">
              <c16:uniqueId val="{00000017-52FF-42D2-A28E-C01AC6CB3DF0}"/>
            </c:ext>
          </c:extLst>
        </c:ser>
        <c:dLbls>
          <c:showLegendKey val="0"/>
          <c:showVal val="0"/>
          <c:showCatName val="0"/>
          <c:showSerName val="0"/>
          <c:showPercent val="0"/>
          <c:showBubbleSize val="0"/>
        </c:dLbls>
        <c:marker val="1"/>
        <c:smooth val="0"/>
        <c:axId val="1092526528"/>
        <c:axId val="1"/>
      </c:lineChart>
      <c:catAx>
        <c:axId val="1092526528"/>
        <c:scaling>
          <c:orientation val="minMax"/>
        </c:scaling>
        <c:delete val="0"/>
        <c:axPos val="b"/>
        <c:title>
          <c:tx>
            <c:rich>
              <a:bodyPr rot="0" spcFirstLastPara="1" vertOverflow="ellipsis" vert="horz" wrap="square" anchor="ctr" anchorCtr="1"/>
              <a:lstStyle/>
              <a:p>
                <a:pPr algn="ctr" rtl="1">
                  <a:defRPr lang="fa-IR" sz="1000" b="0" i="0" u="none" strike="noStrike" kern="1200" baseline="0">
                    <a:solidFill>
                      <a:schemeClr val="tx1"/>
                    </a:solidFill>
                    <a:latin typeface="+mn-lt"/>
                    <a:ea typeface="+mn-ea"/>
                    <a:cs typeface="B Titr" panose="00000700000000000000" pitchFamily="2" charset="-78"/>
                  </a:defRPr>
                </a:pPr>
                <a:r>
                  <a:rPr lang="en-CA" sz="900" b="1" i="0" u="none" strike="noStrike" kern="1200" baseline="0">
                    <a:solidFill>
                      <a:schemeClr val="tx1"/>
                    </a:solidFill>
                    <a:latin typeface="Palatino Linotype" panose="02040502050505030304" pitchFamily="18" charset="0"/>
                    <a:cs typeface="B Titr" panose="00000700000000000000" pitchFamily="2" charset="-78"/>
                  </a:rPr>
                  <a:t>Buses</a:t>
                </a:r>
                <a:endParaRPr lang="fa-IR" sz="900" b="1" i="0" u="none" strike="noStrike" kern="1200" baseline="0">
                  <a:solidFill>
                    <a:schemeClr val="tx1"/>
                  </a:solidFill>
                  <a:latin typeface="Palatino Linotype" panose="02040502050505030304" pitchFamily="18" charset="0"/>
                  <a:cs typeface="B Titr" panose="00000700000000000000" pitchFamily="2" charset="-78"/>
                </a:endParaRPr>
              </a:p>
            </c:rich>
          </c:tx>
          <c:layout>
            <c:manualLayout>
              <c:xMode val="edge"/>
              <c:yMode val="edge"/>
              <c:x val="0.51692736640243198"/>
              <c:y val="0.63406027498595208"/>
            </c:manualLayout>
          </c:layout>
          <c:overlay val="0"/>
          <c:spPr>
            <a:noFill/>
            <a:ln w="25400">
              <a:noFill/>
            </a:ln>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ctr">
              <a:defRPr lang="en-US"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
        <c:crosses val="autoZero"/>
        <c:auto val="1"/>
        <c:lblAlgn val="ctr"/>
        <c:lblOffset val="100"/>
        <c:noMultiLvlLbl val="0"/>
      </c:catAx>
      <c:valAx>
        <c:axId val="1"/>
        <c:scaling>
          <c:orientation val="minMax"/>
          <c:max val="1.01"/>
          <c:min val="0.950000000000000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1">
                  <a:defRPr lang="fa-IR" sz="900" b="1" i="0" u="none" strike="noStrike" kern="1200" baseline="0">
                    <a:solidFill>
                      <a:schemeClr val="tx1"/>
                    </a:solidFill>
                    <a:latin typeface="Times New Roman" panose="02020603050405020304" pitchFamily="18" charset="0"/>
                    <a:ea typeface="+mn-ea"/>
                    <a:cs typeface="B Titr" panose="00000700000000000000" pitchFamily="2" charset="-78"/>
                  </a:defRPr>
                </a:pPr>
                <a:r>
                  <a:rPr lang="en-CA" sz="900" b="1" i="0" u="none" strike="noStrike" kern="1200" baseline="0">
                    <a:solidFill>
                      <a:sysClr val="windowText" lastClr="000000"/>
                    </a:solidFill>
                    <a:latin typeface="Palatino Linotype" panose="02040502050505030304" pitchFamily="18" charset="0"/>
                    <a:cs typeface="B Titr" panose="00000700000000000000" pitchFamily="2" charset="-78"/>
                  </a:rPr>
                  <a:t>Voltage magnitude [pu</a:t>
                </a:r>
                <a:r>
                  <a:rPr lang="en-CA" sz="900" b="1" i="0" u="none" strike="noStrike" kern="1200" baseline="0">
                    <a:solidFill>
                      <a:sysClr val="windowText" lastClr="000000"/>
                    </a:solidFill>
                    <a:latin typeface="Times New Roman" panose="02020603050405020304" pitchFamily="18" charset="0"/>
                    <a:cs typeface="B Titr" panose="00000700000000000000" pitchFamily="2" charset="-78"/>
                  </a:rPr>
                  <a:t>]</a:t>
                </a:r>
                <a:endParaRPr lang="fa-IR" sz="900" b="1" i="0" u="none" strike="noStrike" kern="1200" baseline="0">
                  <a:solidFill>
                    <a:schemeClr val="tx1"/>
                  </a:solidFill>
                  <a:latin typeface="Times New Roman" panose="02020603050405020304" pitchFamily="18" charset="0"/>
                  <a:cs typeface="B Titr" panose="00000700000000000000" pitchFamily="2" charset="-78"/>
                </a:endParaRPr>
              </a:p>
            </c:rich>
          </c:tx>
          <c:layout>
            <c:manualLayout>
              <c:xMode val="edge"/>
              <c:yMode val="edge"/>
              <c:x val="3.0864197530864196E-2"/>
              <c:y val="8.4867237123814804E-2"/>
            </c:manualLayout>
          </c:layout>
          <c:overlay val="0"/>
          <c:spPr>
            <a:noFill/>
            <a:ln w="25400">
              <a:noFill/>
            </a:ln>
          </c:spPr>
        </c:title>
        <c:numFmt formatCode="General" sourceLinked="1"/>
        <c:majorTickMark val="none"/>
        <c:minorTickMark val="none"/>
        <c:tickLblPos val="nextTo"/>
        <c:spPr>
          <a:ln w="6350">
            <a:noFill/>
          </a:ln>
        </c:spPr>
        <c:txPr>
          <a:bodyPr rot="-60000000" spcFirstLastPara="1" vertOverflow="ellipsis" vert="horz" wrap="square" anchor="ctr" anchorCtr="1"/>
          <a:lstStyle/>
          <a:p>
            <a:pPr>
              <a:defRPr sz="9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092526528"/>
        <c:crosses val="autoZero"/>
        <c:crossBetween val="between"/>
      </c:valAx>
      <c:spPr>
        <a:noFill/>
        <a:ln w="25400">
          <a:noFill/>
        </a:ln>
      </c:spPr>
    </c:plotArea>
    <c:legend>
      <c:legendPos val="b"/>
      <c:overlay val="0"/>
      <c:spPr>
        <a:noFill/>
        <a:ln w="25400">
          <a:noFill/>
        </a:ln>
      </c:spPr>
      <c:txPr>
        <a:bodyPr rot="0" spcFirstLastPara="1" vertOverflow="ellipsis" vert="horz" wrap="square" anchor="ctr" anchorCtr="1"/>
        <a:lstStyle/>
        <a:p>
          <a:pPr algn="ctr" rtl="1">
            <a:defRPr lang="en-US" sz="600" b="1" i="0" u="none" strike="noStrike" kern="1200" baseline="0">
              <a:solidFill>
                <a:schemeClr val="tx1"/>
              </a:solidFill>
              <a:latin typeface="Times New Roman" panose="02020603050405020304" pitchFamily="18" charset="0"/>
              <a:ea typeface="+mn-ea"/>
              <a:cs typeface="B Titr" panose="00000700000000000000" pitchFamily="2" charset="-78"/>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659F7-3489-4DE8-9F71-6F667A7E6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materials-template</Template>
  <TotalTime>2893</TotalTime>
  <Pages>16</Pages>
  <Words>6176</Words>
  <Characters>34464</Characters>
  <Application>Microsoft Office Word</Application>
  <DocSecurity>0</DocSecurity>
  <Lines>733</Lines>
  <Paragraphs>344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Mahdi Ghaffari</dc:creator>
  <cp:keywords/>
  <dc:description/>
  <cp:lastModifiedBy>Mahmoud Kiasari</cp:lastModifiedBy>
  <cp:revision>12</cp:revision>
  <dcterms:created xsi:type="dcterms:W3CDTF">2024-09-11T08:34:00Z</dcterms:created>
  <dcterms:modified xsi:type="dcterms:W3CDTF">2024-09-14T15:30:00Z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50e398e94363bc5a814c865987a2dcd1c1e37a866f5ba99a839f9994c4a6bf2e</vt:lpwstr>
  </property>
</Properties>
</file>